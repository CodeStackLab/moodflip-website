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F7CB0" w14:textId="77777777" w:rsidR="0068505C" w:rsidRPr="003D4BC5" w:rsidRDefault="00000000" w:rsidP="003D4BC5">
      <w:pPr>
        <w:pBdr>
          <w:bottom w:val="single" w:sz="4" w:space="1" w:color="auto"/>
        </w:pBdr>
        <w:spacing w:before="1600"/>
        <w:jc w:val="center"/>
        <w:rPr>
          <w:sz w:val="72"/>
          <w:szCs w:val="72"/>
        </w:rPr>
      </w:pPr>
      <w:r w:rsidRPr="003D4BC5">
        <w:rPr>
          <w:b/>
          <w:color w:val="5A2675"/>
          <w:sz w:val="72"/>
          <w:szCs w:val="72"/>
        </w:rPr>
        <w:t>BUSINESS</w:t>
      </w:r>
      <w:r w:rsidR="003D4BC5">
        <w:rPr>
          <w:b/>
          <w:color w:val="5A2675"/>
          <w:sz w:val="72"/>
          <w:szCs w:val="72"/>
        </w:rPr>
        <w:t xml:space="preserve"> </w:t>
      </w:r>
      <w:r w:rsidRPr="003D4BC5">
        <w:rPr>
          <w:b/>
          <w:color w:val="5A2675"/>
          <w:sz w:val="72"/>
          <w:szCs w:val="72"/>
        </w:rPr>
        <w:t>SPECIFICATION</w:t>
      </w:r>
    </w:p>
    <w:p w14:paraId="602F1A64" w14:textId="77777777" w:rsidR="0068505C" w:rsidRPr="003D4BC5" w:rsidRDefault="00000000">
      <w:pPr>
        <w:jc w:val="center"/>
        <w:rPr>
          <w:sz w:val="48"/>
          <w:szCs w:val="48"/>
        </w:rPr>
      </w:pPr>
      <w:proofErr w:type="spellStart"/>
      <w:r w:rsidRPr="003D4BC5">
        <w:rPr>
          <w:b/>
          <w:color w:val="7A4C9D"/>
          <w:sz w:val="48"/>
          <w:szCs w:val="48"/>
        </w:rPr>
        <w:t>MoodFlip</w:t>
      </w:r>
      <w:proofErr w:type="spellEnd"/>
      <w:r w:rsidRPr="003D4BC5">
        <w:rPr>
          <w:b/>
          <w:color w:val="7A4C9D"/>
          <w:sz w:val="48"/>
          <w:szCs w:val="48"/>
        </w:rPr>
        <w:t xml:space="preserve"> - </w:t>
      </w:r>
      <w:r w:rsidRPr="003D4BC5">
        <w:rPr>
          <w:b/>
          <w:color w:val="7A4C9D"/>
          <w:sz w:val="32"/>
          <w:szCs w:val="32"/>
        </w:rPr>
        <w:t>Self-</w:t>
      </w:r>
      <w:r w:rsidR="00DF5F65">
        <w:rPr>
          <w:b/>
          <w:color w:val="7A4C9D"/>
          <w:sz w:val="32"/>
          <w:szCs w:val="32"/>
        </w:rPr>
        <w:t>Help</w:t>
      </w:r>
      <w:r w:rsidRPr="003D4BC5">
        <w:rPr>
          <w:b/>
          <w:color w:val="7A4C9D"/>
          <w:sz w:val="32"/>
          <w:szCs w:val="32"/>
        </w:rPr>
        <w:t xml:space="preserve"> Utility Website</w:t>
      </w:r>
    </w:p>
    <w:p w14:paraId="0A145FD9" w14:textId="417DDDB7" w:rsidR="0068505C" w:rsidRDefault="00000000">
      <w:pPr>
        <w:jc w:val="center"/>
      </w:pPr>
      <w:r>
        <w:t xml:space="preserve">Prepared </w:t>
      </w:r>
      <w:r w:rsidR="003D4BC5">
        <w:t>by</w:t>
      </w:r>
      <w:r>
        <w:t xml:space="preserve"> Joy | Working specification for developer quote, build scope, launch plan, and content </w:t>
      </w:r>
      <w:r w:rsidR="009756D4">
        <w:t>requirements.</w:t>
      </w:r>
    </w:p>
    <w:p w14:paraId="4AADC26D" w14:textId="66F1E4BC" w:rsidR="00025236" w:rsidRDefault="009756D4">
      <w:pPr>
        <w:jc w:val="center"/>
      </w:pPr>
      <w:r>
        <w:t>21 July 2026 / v2</w:t>
      </w:r>
    </w:p>
    <w:p w14:paraId="0708AB17" w14:textId="77777777" w:rsidR="0068505C" w:rsidRDefault="00000000">
      <w:pPr>
        <w:jc w:val="center"/>
      </w:pPr>
      <w:r>
        <w:rPr>
          <w:color w:val="E7DDF0"/>
        </w:rPr>
        <w:t>____________________________________________________________</w:t>
      </w:r>
    </w:p>
    <w:p w14:paraId="72983C83" w14:textId="77777777" w:rsidR="0068505C" w:rsidRPr="00025236" w:rsidRDefault="00000000">
      <w:pPr>
        <w:pStyle w:val="Heading1"/>
        <w:rPr>
          <w:sz w:val="48"/>
          <w:szCs w:val="48"/>
        </w:rPr>
      </w:pPr>
      <w:bookmarkStart w:id="0" w:name="_Toc235465337"/>
      <w:bookmarkStart w:id="1" w:name="_Toc235466103"/>
      <w:r w:rsidRPr="00025236">
        <w:rPr>
          <w:rFonts w:ascii="Times New Roman" w:eastAsia="Times New Roman" w:hAnsi="Times New Roman" w:cs="Times New Roman"/>
          <w:sz w:val="48"/>
          <w:szCs w:val="48"/>
        </w:rPr>
        <w:t>CONTENTS</w:t>
      </w:r>
      <w:bookmarkEnd w:id="0"/>
      <w:bookmarkEnd w:id="1"/>
    </w:p>
    <w:p w14:paraId="55565F68" w14:textId="77777777" w:rsidR="00C25990" w:rsidRDefault="00000000">
      <w:pPr>
        <w:pStyle w:val="TOC1"/>
        <w:tabs>
          <w:tab w:val="right" w:leader="dot" w:pos="10214"/>
        </w:tabs>
        <w:rPr>
          <w:sz w:val="20"/>
          <w:szCs w:val="20"/>
        </w:rPr>
      </w:pPr>
      <w:r>
        <w:rPr>
          <w:sz w:val="20"/>
          <w:szCs w:val="20"/>
        </w:rPr>
        <w:t>1. Project Overview</w:t>
      </w:r>
      <w:r>
        <w:rPr>
          <w:sz w:val="20"/>
          <w:szCs w:val="20"/>
        </w:rPr>
        <w:tab/>
        <w:t>2</w:t>
      </w:r>
    </w:p>
    <w:p w14:paraId="6D96EF52" w14:textId="77777777" w:rsidR="00C25990" w:rsidRDefault="00000000">
      <w:pPr>
        <w:pStyle w:val="TOC1"/>
        <w:tabs>
          <w:tab w:val="right" w:leader="dot" w:pos="10214"/>
        </w:tabs>
        <w:rPr>
          <w:sz w:val="20"/>
          <w:szCs w:val="20"/>
        </w:rPr>
      </w:pPr>
      <w:r>
        <w:rPr>
          <w:sz w:val="20"/>
          <w:szCs w:val="20"/>
        </w:rPr>
        <w:t>2. Business Objective and Target Users</w:t>
      </w:r>
      <w:r>
        <w:rPr>
          <w:sz w:val="20"/>
          <w:szCs w:val="20"/>
        </w:rPr>
        <w:tab/>
        <w:t>2</w:t>
      </w:r>
    </w:p>
    <w:p w14:paraId="52681520" w14:textId="77777777" w:rsidR="00C25990" w:rsidRDefault="00000000">
      <w:pPr>
        <w:pStyle w:val="TOC1"/>
        <w:tabs>
          <w:tab w:val="right" w:leader="dot" w:pos="10214"/>
        </w:tabs>
        <w:rPr>
          <w:sz w:val="20"/>
          <w:szCs w:val="20"/>
        </w:rPr>
      </w:pPr>
      <w:r>
        <w:rPr>
          <w:sz w:val="20"/>
          <w:szCs w:val="20"/>
        </w:rPr>
        <w:t>3. Product Scope and Launch Strategy</w:t>
      </w:r>
      <w:r>
        <w:rPr>
          <w:sz w:val="20"/>
          <w:szCs w:val="20"/>
        </w:rPr>
        <w:tab/>
        <w:t>2</w:t>
      </w:r>
    </w:p>
    <w:p w14:paraId="7DFF3BAC" w14:textId="77777777" w:rsidR="00C25990" w:rsidRDefault="00000000">
      <w:pPr>
        <w:pStyle w:val="TOC1"/>
        <w:tabs>
          <w:tab w:val="right" w:leader="dot" w:pos="10214"/>
        </w:tabs>
        <w:rPr>
          <w:sz w:val="20"/>
          <w:szCs w:val="20"/>
        </w:rPr>
      </w:pPr>
      <w:r>
        <w:rPr>
          <w:sz w:val="20"/>
          <w:szCs w:val="20"/>
        </w:rPr>
        <w:t>4. Domain, Brand and Positioning</w:t>
      </w:r>
      <w:r>
        <w:rPr>
          <w:sz w:val="20"/>
          <w:szCs w:val="20"/>
        </w:rPr>
        <w:tab/>
        <w:t>3</w:t>
      </w:r>
    </w:p>
    <w:p w14:paraId="43A12786" w14:textId="77777777" w:rsidR="00C25990" w:rsidRDefault="00000000">
      <w:pPr>
        <w:pStyle w:val="TOC1"/>
        <w:tabs>
          <w:tab w:val="right" w:leader="dot" w:pos="10214"/>
        </w:tabs>
        <w:rPr>
          <w:sz w:val="20"/>
          <w:szCs w:val="20"/>
        </w:rPr>
      </w:pPr>
      <w:r>
        <w:rPr>
          <w:sz w:val="20"/>
          <w:szCs w:val="20"/>
        </w:rPr>
        <w:t>5. Website Pages and User Flow</w:t>
      </w:r>
      <w:r>
        <w:rPr>
          <w:sz w:val="20"/>
          <w:szCs w:val="20"/>
        </w:rPr>
        <w:tab/>
        <w:t>3</w:t>
      </w:r>
    </w:p>
    <w:p w14:paraId="18762B34" w14:textId="77777777" w:rsidR="00C25990" w:rsidRDefault="00000000">
      <w:pPr>
        <w:pStyle w:val="TOC1"/>
        <w:tabs>
          <w:tab w:val="right" w:leader="dot" w:pos="10214"/>
        </w:tabs>
        <w:rPr>
          <w:sz w:val="20"/>
          <w:szCs w:val="20"/>
        </w:rPr>
      </w:pPr>
      <w:r>
        <w:rPr>
          <w:sz w:val="20"/>
          <w:szCs w:val="20"/>
        </w:rPr>
        <w:t>6. Mood Selection Design</w:t>
      </w:r>
      <w:r>
        <w:rPr>
          <w:sz w:val="20"/>
          <w:szCs w:val="20"/>
        </w:rPr>
        <w:tab/>
        <w:t>3</w:t>
      </w:r>
    </w:p>
    <w:p w14:paraId="08643679" w14:textId="77777777" w:rsidR="00C25990" w:rsidRDefault="00000000">
      <w:pPr>
        <w:pStyle w:val="TOC1"/>
        <w:tabs>
          <w:tab w:val="right" w:leader="dot" w:pos="10214"/>
        </w:tabs>
        <w:rPr>
          <w:sz w:val="20"/>
          <w:szCs w:val="20"/>
        </w:rPr>
      </w:pPr>
      <w:r>
        <w:rPr>
          <w:sz w:val="20"/>
          <w:szCs w:val="20"/>
        </w:rPr>
        <w:t>7. Mood Pairings and Action Content</w:t>
      </w:r>
      <w:r>
        <w:rPr>
          <w:sz w:val="20"/>
          <w:szCs w:val="20"/>
        </w:rPr>
        <w:tab/>
        <w:t>4</w:t>
      </w:r>
    </w:p>
    <w:p w14:paraId="078A6580" w14:textId="77777777" w:rsidR="00C25990" w:rsidRDefault="00000000">
      <w:pPr>
        <w:pStyle w:val="TOC1"/>
        <w:tabs>
          <w:tab w:val="right" w:leader="dot" w:pos="10214"/>
        </w:tabs>
        <w:rPr>
          <w:sz w:val="20"/>
          <w:szCs w:val="20"/>
        </w:rPr>
      </w:pPr>
      <w:r>
        <w:rPr>
          <w:sz w:val="20"/>
          <w:szCs w:val="20"/>
        </w:rPr>
        <w:t>8. Rotating 60-Second Actions</w:t>
      </w:r>
      <w:r>
        <w:rPr>
          <w:sz w:val="20"/>
          <w:szCs w:val="20"/>
        </w:rPr>
        <w:tab/>
        <w:t>4</w:t>
      </w:r>
    </w:p>
    <w:p w14:paraId="6364930D" w14:textId="77777777" w:rsidR="00C25990" w:rsidRDefault="00000000">
      <w:pPr>
        <w:pStyle w:val="TOC1"/>
        <w:tabs>
          <w:tab w:val="right" w:leader="dot" w:pos="10214"/>
        </w:tabs>
        <w:rPr>
          <w:sz w:val="20"/>
          <w:szCs w:val="20"/>
        </w:rPr>
      </w:pPr>
      <w:r>
        <w:rPr>
          <w:sz w:val="20"/>
          <w:szCs w:val="20"/>
        </w:rPr>
        <w:t xml:space="preserve">9. Paid Products and </w:t>
      </w:r>
      <w:proofErr w:type="spellStart"/>
      <w:r>
        <w:rPr>
          <w:sz w:val="20"/>
          <w:szCs w:val="20"/>
        </w:rPr>
        <w:t>Monetisation</w:t>
      </w:r>
      <w:proofErr w:type="spellEnd"/>
      <w:r>
        <w:rPr>
          <w:sz w:val="20"/>
          <w:szCs w:val="20"/>
        </w:rPr>
        <w:tab/>
        <w:t>4</w:t>
      </w:r>
    </w:p>
    <w:p w14:paraId="246A325D" w14:textId="77777777" w:rsidR="00C25990" w:rsidRDefault="00000000">
      <w:pPr>
        <w:pStyle w:val="TOC1"/>
        <w:tabs>
          <w:tab w:val="right" w:leader="dot" w:pos="10214"/>
        </w:tabs>
        <w:rPr>
          <w:sz w:val="20"/>
          <w:szCs w:val="20"/>
        </w:rPr>
      </w:pPr>
      <w:r>
        <w:rPr>
          <w:sz w:val="20"/>
          <w:szCs w:val="20"/>
        </w:rPr>
        <w:t>10. User Profiles, Email Capture and Data Storage</w:t>
      </w:r>
      <w:r>
        <w:rPr>
          <w:sz w:val="20"/>
          <w:szCs w:val="20"/>
        </w:rPr>
        <w:tab/>
        <w:t>6</w:t>
      </w:r>
    </w:p>
    <w:p w14:paraId="191AEF0E" w14:textId="77777777" w:rsidR="00C25990" w:rsidRDefault="00000000">
      <w:pPr>
        <w:pStyle w:val="TOC1"/>
        <w:tabs>
          <w:tab w:val="right" w:leader="dot" w:pos="10214"/>
        </w:tabs>
        <w:rPr>
          <w:sz w:val="20"/>
          <w:szCs w:val="20"/>
        </w:rPr>
      </w:pPr>
      <w:r>
        <w:rPr>
          <w:sz w:val="20"/>
          <w:szCs w:val="20"/>
        </w:rPr>
        <w:t>11. Privacy, Consent and Automatic Deletion</w:t>
      </w:r>
      <w:r>
        <w:rPr>
          <w:sz w:val="20"/>
          <w:szCs w:val="20"/>
        </w:rPr>
        <w:tab/>
        <w:t>6</w:t>
      </w:r>
    </w:p>
    <w:p w14:paraId="3951BAB0" w14:textId="77777777" w:rsidR="00C25990" w:rsidRDefault="00000000">
      <w:pPr>
        <w:pStyle w:val="TOC1"/>
        <w:tabs>
          <w:tab w:val="right" w:leader="dot" w:pos="10214"/>
        </w:tabs>
        <w:rPr>
          <w:sz w:val="20"/>
          <w:szCs w:val="20"/>
        </w:rPr>
      </w:pPr>
      <w:r>
        <w:rPr>
          <w:sz w:val="20"/>
          <w:szCs w:val="20"/>
        </w:rPr>
        <w:t>12. SEO, Google Setup and Traffic Growth</w:t>
      </w:r>
      <w:r>
        <w:rPr>
          <w:sz w:val="20"/>
          <w:szCs w:val="20"/>
        </w:rPr>
        <w:tab/>
        <w:t>6</w:t>
      </w:r>
    </w:p>
    <w:p w14:paraId="0F73BA2C" w14:textId="77777777" w:rsidR="00C25990" w:rsidRDefault="00000000">
      <w:pPr>
        <w:pStyle w:val="TOC1"/>
        <w:tabs>
          <w:tab w:val="right" w:leader="dot" w:pos="10214"/>
        </w:tabs>
        <w:rPr>
          <w:sz w:val="20"/>
          <w:szCs w:val="20"/>
        </w:rPr>
      </w:pPr>
      <w:r>
        <w:rPr>
          <w:sz w:val="20"/>
          <w:szCs w:val="20"/>
        </w:rPr>
        <w:t>13. AdSense</w:t>
      </w:r>
      <w:r>
        <w:rPr>
          <w:sz w:val="20"/>
          <w:szCs w:val="20"/>
        </w:rPr>
        <w:tab/>
        <w:t>7</w:t>
      </w:r>
    </w:p>
    <w:p w14:paraId="65B9E15B" w14:textId="77777777" w:rsidR="00C25990" w:rsidRDefault="00000000">
      <w:pPr>
        <w:pStyle w:val="TOC1"/>
        <w:tabs>
          <w:tab w:val="right" w:leader="dot" w:pos="10214"/>
        </w:tabs>
        <w:rPr>
          <w:sz w:val="20"/>
          <w:szCs w:val="20"/>
        </w:rPr>
      </w:pPr>
      <w:r>
        <w:rPr>
          <w:sz w:val="20"/>
          <w:szCs w:val="20"/>
        </w:rPr>
        <w:t>14. Technical Architecture and Hosting</w:t>
      </w:r>
      <w:r>
        <w:rPr>
          <w:sz w:val="20"/>
          <w:szCs w:val="20"/>
        </w:rPr>
        <w:tab/>
        <w:t>7</w:t>
      </w:r>
    </w:p>
    <w:p w14:paraId="270742D1" w14:textId="77777777" w:rsidR="00C25990" w:rsidRDefault="00000000">
      <w:pPr>
        <w:pStyle w:val="TOC1"/>
        <w:tabs>
          <w:tab w:val="right" w:leader="dot" w:pos="10214"/>
        </w:tabs>
        <w:rPr>
          <w:sz w:val="20"/>
          <w:szCs w:val="20"/>
        </w:rPr>
      </w:pPr>
      <w:r>
        <w:rPr>
          <w:sz w:val="20"/>
          <w:szCs w:val="20"/>
        </w:rPr>
        <w:t>15. Security, Performance and Reliability</w:t>
      </w:r>
      <w:r>
        <w:rPr>
          <w:sz w:val="20"/>
          <w:szCs w:val="20"/>
        </w:rPr>
        <w:tab/>
        <w:t>7</w:t>
      </w:r>
    </w:p>
    <w:p w14:paraId="5C9B0ED6" w14:textId="77777777" w:rsidR="00C25990" w:rsidRDefault="00000000">
      <w:pPr>
        <w:pStyle w:val="TOC1"/>
        <w:tabs>
          <w:tab w:val="right" w:leader="dot" w:pos="10214"/>
        </w:tabs>
        <w:rPr>
          <w:sz w:val="20"/>
          <w:szCs w:val="20"/>
        </w:rPr>
      </w:pPr>
      <w:r>
        <w:rPr>
          <w:sz w:val="20"/>
          <w:szCs w:val="20"/>
        </w:rPr>
        <w:t>16. Design Direction and Animation</w:t>
      </w:r>
      <w:r>
        <w:rPr>
          <w:sz w:val="20"/>
          <w:szCs w:val="20"/>
        </w:rPr>
        <w:tab/>
        <w:t>8</w:t>
      </w:r>
    </w:p>
    <w:p w14:paraId="43950973" w14:textId="77777777" w:rsidR="00C25990" w:rsidRDefault="00000000">
      <w:pPr>
        <w:pStyle w:val="TOC1"/>
        <w:tabs>
          <w:tab w:val="right" w:leader="dot" w:pos="10214"/>
        </w:tabs>
        <w:rPr>
          <w:sz w:val="20"/>
          <w:szCs w:val="20"/>
        </w:rPr>
      </w:pPr>
      <w:r>
        <w:rPr>
          <w:sz w:val="20"/>
          <w:szCs w:val="20"/>
        </w:rPr>
        <w:t xml:space="preserve">17. Ownership, </w:t>
      </w:r>
      <w:proofErr w:type="gramStart"/>
      <w:r>
        <w:rPr>
          <w:sz w:val="20"/>
          <w:szCs w:val="20"/>
        </w:rPr>
        <w:t>Handover</w:t>
      </w:r>
      <w:proofErr w:type="gramEnd"/>
      <w:r>
        <w:rPr>
          <w:sz w:val="20"/>
          <w:szCs w:val="20"/>
        </w:rPr>
        <w:t xml:space="preserve"> and Intellectual Property</w:t>
      </w:r>
      <w:r>
        <w:rPr>
          <w:sz w:val="20"/>
          <w:szCs w:val="20"/>
        </w:rPr>
        <w:tab/>
        <w:t>8</w:t>
      </w:r>
    </w:p>
    <w:p w14:paraId="47985539" w14:textId="77777777" w:rsidR="00C25990" w:rsidRDefault="00000000">
      <w:pPr>
        <w:pStyle w:val="TOC1"/>
        <w:tabs>
          <w:tab w:val="right" w:leader="dot" w:pos="10214"/>
        </w:tabs>
        <w:rPr>
          <w:sz w:val="20"/>
          <w:szCs w:val="20"/>
        </w:rPr>
      </w:pPr>
      <w:r>
        <w:rPr>
          <w:sz w:val="20"/>
          <w:szCs w:val="20"/>
        </w:rPr>
        <w:t>18. Maintenance and Future Updates</w:t>
      </w:r>
      <w:r>
        <w:rPr>
          <w:sz w:val="20"/>
          <w:szCs w:val="20"/>
        </w:rPr>
        <w:tab/>
        <w:t>8</w:t>
      </w:r>
    </w:p>
    <w:p w14:paraId="3A0A3A62" w14:textId="77777777" w:rsidR="00C25990" w:rsidRDefault="00000000">
      <w:pPr>
        <w:pStyle w:val="TOC1"/>
        <w:tabs>
          <w:tab w:val="right" w:leader="dot" w:pos="10214"/>
        </w:tabs>
        <w:rPr>
          <w:sz w:val="20"/>
          <w:szCs w:val="20"/>
        </w:rPr>
      </w:pPr>
      <w:r>
        <w:rPr>
          <w:sz w:val="20"/>
          <w:szCs w:val="20"/>
        </w:rPr>
        <w:t>19. Developer Offer Review and Required Clarifications</w:t>
      </w:r>
      <w:r>
        <w:rPr>
          <w:sz w:val="20"/>
          <w:szCs w:val="20"/>
        </w:rPr>
        <w:tab/>
        <w:t>9</w:t>
      </w:r>
    </w:p>
    <w:p w14:paraId="356E90CD" w14:textId="77777777" w:rsidR="00C25990" w:rsidRDefault="00000000">
      <w:pPr>
        <w:pStyle w:val="TOC1"/>
        <w:tabs>
          <w:tab w:val="right" w:leader="dot" w:pos="10214"/>
        </w:tabs>
        <w:rPr>
          <w:sz w:val="20"/>
          <w:szCs w:val="20"/>
        </w:rPr>
      </w:pPr>
      <w:r>
        <w:rPr>
          <w:sz w:val="20"/>
          <w:szCs w:val="20"/>
        </w:rPr>
        <w:t>20. Migration</w:t>
      </w:r>
      <w:r>
        <w:rPr>
          <w:sz w:val="20"/>
          <w:szCs w:val="20"/>
        </w:rPr>
        <w:tab/>
        <w:t>10</w:t>
      </w:r>
    </w:p>
    <w:p w14:paraId="6DB5E216" w14:textId="77777777" w:rsidR="00C25990" w:rsidRDefault="00000000">
      <w:pPr>
        <w:pStyle w:val="TOC1"/>
        <w:tabs>
          <w:tab w:val="right" w:leader="dot" w:pos="10214"/>
        </w:tabs>
        <w:rPr>
          <w:sz w:val="20"/>
          <w:szCs w:val="20"/>
        </w:rPr>
      </w:pPr>
      <w:r>
        <w:rPr>
          <w:sz w:val="20"/>
          <w:szCs w:val="20"/>
        </w:rPr>
        <w:t>21. Test Mode / Maintenance</w:t>
      </w:r>
      <w:r>
        <w:rPr>
          <w:sz w:val="20"/>
          <w:szCs w:val="20"/>
        </w:rPr>
        <w:tab/>
        <w:t>10</w:t>
      </w:r>
    </w:p>
    <w:p w14:paraId="75AF491F" w14:textId="77777777" w:rsidR="00C25990" w:rsidRDefault="00000000">
      <w:pPr>
        <w:pStyle w:val="TOC1"/>
        <w:tabs>
          <w:tab w:val="right" w:leader="dot" w:pos="10214"/>
        </w:tabs>
        <w:rPr>
          <w:sz w:val="20"/>
          <w:szCs w:val="20"/>
        </w:rPr>
      </w:pPr>
      <w:r>
        <w:rPr>
          <w:sz w:val="20"/>
          <w:szCs w:val="20"/>
        </w:rPr>
        <w:t>22. Live Launch / Handover</w:t>
      </w:r>
      <w:r>
        <w:rPr>
          <w:sz w:val="20"/>
          <w:szCs w:val="20"/>
        </w:rPr>
        <w:tab/>
        <w:t>10</w:t>
      </w:r>
    </w:p>
    <w:p w14:paraId="60951016" w14:textId="77777777" w:rsidR="00C25990" w:rsidRDefault="00C25990"/>
    <w:p w14:paraId="51971680" w14:textId="77777777" w:rsidR="0068505C" w:rsidRPr="00FC57F4" w:rsidRDefault="00000000" w:rsidP="00FC57F4">
      <w:pPr>
        <w:pStyle w:val="Heading1"/>
        <w:shd w:val="clear" w:color="auto" w:fill="D9D9D9" w:themeFill="background1" w:themeFillShade="D9"/>
        <w:rPr>
          <w:sz w:val="28"/>
        </w:rPr>
      </w:pPr>
      <w:bookmarkStart w:id="2" w:name="_Toc235466104"/>
      <w:r w:rsidRPr="00FC57F4">
        <w:rPr>
          <w:rFonts w:ascii="Times New Roman" w:eastAsia="Times New Roman" w:hAnsi="Times New Roman" w:cs="Times New Roman"/>
          <w:sz w:val="28"/>
        </w:rPr>
        <w:lastRenderedPageBreak/>
        <w:t>1. Project Overview</w:t>
      </w:r>
      <w:bookmarkEnd w:id="2"/>
    </w:p>
    <w:p w14:paraId="2C4705AB" w14:textId="77777777" w:rsidR="003E3FA4" w:rsidRDefault="003E3FA4"/>
    <w:p w14:paraId="3BB12A71" w14:textId="77777777" w:rsidR="0068505C" w:rsidRDefault="00000000">
      <w:proofErr w:type="spellStart"/>
      <w:r>
        <w:t>MoodFlip</w:t>
      </w:r>
      <w:proofErr w:type="spellEnd"/>
      <w:r>
        <w:t xml:space="preserve"> is a simple self-reflection utility website. Users choose a negative mood from fixed visual options and receive a positive direction plus a short, practical 60-second action. The website is not therapy, not mental health treatment, and not medical advice.</w:t>
      </w:r>
    </w:p>
    <w:p w14:paraId="16B6092B" w14:textId="77777777" w:rsidR="0068505C" w:rsidRDefault="00000000">
      <w:pPr>
        <w:pStyle w:val="ListBullet"/>
        <w:spacing w:after="20"/>
      </w:pPr>
      <w:r>
        <w:t>Core concept: negative mood -&gt; positive target state -&gt; 60-second action.</w:t>
      </w:r>
    </w:p>
    <w:p w14:paraId="608A8179" w14:textId="77777777" w:rsidR="0068505C" w:rsidRDefault="00000000">
      <w:pPr>
        <w:pStyle w:val="ListBullet"/>
        <w:spacing w:after="20"/>
      </w:pPr>
      <w:r>
        <w:t>Primary use case: a user wants a quick, gentle emotional shift without typing free text or reading long content.</w:t>
      </w:r>
    </w:p>
    <w:p w14:paraId="3C95EA68" w14:textId="77777777" w:rsidR="0068505C" w:rsidRDefault="00000000">
      <w:pPr>
        <w:pStyle w:val="ListBullet"/>
        <w:spacing w:after="20"/>
      </w:pPr>
      <w:r>
        <w:t>The first version should be useful, fast, mobile-</w:t>
      </w:r>
      <w:proofErr w:type="gramStart"/>
      <w:r>
        <w:t>friendly</w:t>
      </w:r>
      <w:proofErr w:type="gramEnd"/>
      <w:r>
        <w:t xml:space="preserve"> and able to support future paid downloads.</w:t>
      </w:r>
    </w:p>
    <w:p w14:paraId="5E4E5D63" w14:textId="77777777" w:rsidR="00DF5F65" w:rsidRDefault="00DF5F65" w:rsidP="00DF5F65">
      <w:pPr>
        <w:pStyle w:val="ListBullet"/>
        <w:numPr>
          <w:ilvl w:val="0"/>
          <w:numId w:val="0"/>
        </w:numPr>
        <w:spacing w:after="20"/>
      </w:pPr>
    </w:p>
    <w:p w14:paraId="7F619559" w14:textId="77777777" w:rsidR="0068505C" w:rsidRPr="00FC57F4" w:rsidRDefault="00000000" w:rsidP="00FC57F4">
      <w:pPr>
        <w:pStyle w:val="Heading1"/>
        <w:shd w:val="clear" w:color="auto" w:fill="D9D9D9" w:themeFill="background1" w:themeFillShade="D9"/>
        <w:rPr>
          <w:sz w:val="28"/>
        </w:rPr>
      </w:pPr>
      <w:bookmarkStart w:id="3" w:name="_Toc235466105"/>
      <w:r w:rsidRPr="00FC57F4">
        <w:rPr>
          <w:rFonts w:ascii="Times New Roman" w:eastAsia="Times New Roman" w:hAnsi="Times New Roman" w:cs="Times New Roman"/>
          <w:sz w:val="28"/>
        </w:rPr>
        <w:t>2. Business Objective and Target Users</w:t>
      </w:r>
      <w:bookmarkEnd w:id="3"/>
    </w:p>
    <w:p w14:paraId="5DAB773C" w14:textId="77777777" w:rsidR="003E3FA4" w:rsidRDefault="003E3FA4"/>
    <w:p w14:paraId="160A1509" w14:textId="77777777" w:rsidR="0068505C" w:rsidRDefault="00000000">
      <w:r>
        <w:t xml:space="preserve">The business objective is to create a utility site that can generate traffic, collect email leads with consent, sell </w:t>
      </w:r>
      <w:proofErr w:type="spellStart"/>
      <w:r>
        <w:t>personalised</w:t>
      </w:r>
      <w:proofErr w:type="spellEnd"/>
      <w:r>
        <w:t xml:space="preserve"> 7-day and 30-day </w:t>
      </w:r>
      <w:proofErr w:type="spellStart"/>
      <w:r>
        <w:t>MoodFlip</w:t>
      </w:r>
      <w:proofErr w:type="spellEnd"/>
      <w:r>
        <w:t xml:space="preserve"> downloads</w:t>
      </w:r>
      <w:r w:rsidR="00B70519">
        <w:t xml:space="preserve">, </w:t>
      </w:r>
      <w:proofErr w:type="gramStart"/>
      <w:r w:rsidR="00B70519">
        <w:t>and also</w:t>
      </w:r>
      <w:proofErr w:type="gramEnd"/>
      <w:r w:rsidR="00B70519">
        <w:t xml:space="preserve"> display Google AdSense ads</w:t>
      </w:r>
      <w:r>
        <w:t>.</w:t>
      </w:r>
    </w:p>
    <w:tbl>
      <w:tblPr>
        <w:tblStyle w:val="TableGrid"/>
        <w:tblW w:w="0" w:type="auto"/>
        <w:jc w:val="center"/>
        <w:tblLook w:val="04A0" w:firstRow="1" w:lastRow="0" w:firstColumn="1" w:lastColumn="0" w:noHBand="0" w:noVBand="1"/>
      </w:tblPr>
      <w:tblGrid>
        <w:gridCol w:w="2016"/>
        <w:gridCol w:w="3744"/>
        <w:gridCol w:w="4320"/>
      </w:tblGrid>
      <w:tr w:rsidR="0068505C" w14:paraId="6E080694" w14:textId="77777777">
        <w:trPr>
          <w:jc w:val="center"/>
        </w:trPr>
        <w:tc>
          <w:tcPr>
            <w:tcW w:w="2016" w:type="dxa"/>
            <w:shd w:val="clear" w:color="auto" w:fill="5A2675"/>
            <w:vAlign w:val="center"/>
          </w:tcPr>
          <w:p w14:paraId="1BD5C4C0" w14:textId="77777777" w:rsidR="0068505C" w:rsidRDefault="00000000">
            <w:pPr>
              <w:spacing w:after="0"/>
            </w:pPr>
            <w:r>
              <w:rPr>
                <w:b/>
                <w:color w:val="FFFFFF"/>
              </w:rPr>
              <w:t>Target user</w:t>
            </w:r>
          </w:p>
        </w:tc>
        <w:tc>
          <w:tcPr>
            <w:tcW w:w="3744" w:type="dxa"/>
            <w:shd w:val="clear" w:color="auto" w:fill="5A2675"/>
            <w:vAlign w:val="center"/>
          </w:tcPr>
          <w:p w14:paraId="72E9C25A" w14:textId="77777777" w:rsidR="0068505C" w:rsidRDefault="00000000">
            <w:pPr>
              <w:spacing w:after="0"/>
            </w:pPr>
            <w:r>
              <w:rPr>
                <w:b/>
                <w:color w:val="FFFFFF"/>
              </w:rPr>
              <w:t>Need</w:t>
            </w:r>
          </w:p>
        </w:tc>
        <w:tc>
          <w:tcPr>
            <w:tcW w:w="4320" w:type="dxa"/>
            <w:shd w:val="clear" w:color="auto" w:fill="5A2675"/>
            <w:vAlign w:val="center"/>
          </w:tcPr>
          <w:p w14:paraId="0CD1F747" w14:textId="77777777" w:rsidR="0068505C" w:rsidRDefault="00000000">
            <w:pPr>
              <w:spacing w:after="0"/>
            </w:pPr>
            <w:proofErr w:type="spellStart"/>
            <w:r>
              <w:rPr>
                <w:b/>
                <w:color w:val="FFFFFF"/>
              </w:rPr>
              <w:t>MoodFlip</w:t>
            </w:r>
            <w:proofErr w:type="spellEnd"/>
            <w:r>
              <w:rPr>
                <w:b/>
                <w:color w:val="FFFFFF"/>
              </w:rPr>
              <w:t xml:space="preserve"> response</w:t>
            </w:r>
          </w:p>
        </w:tc>
      </w:tr>
      <w:tr w:rsidR="0068505C" w14:paraId="69EE9265" w14:textId="77777777">
        <w:trPr>
          <w:jc w:val="center"/>
        </w:trPr>
        <w:tc>
          <w:tcPr>
            <w:tcW w:w="2016" w:type="dxa"/>
          </w:tcPr>
          <w:p w14:paraId="44F146EA" w14:textId="77777777" w:rsidR="0068505C" w:rsidRDefault="00000000">
            <w:pPr>
              <w:spacing w:after="0"/>
            </w:pPr>
            <w:r>
              <w:t>General adult visitor</w:t>
            </w:r>
          </w:p>
        </w:tc>
        <w:tc>
          <w:tcPr>
            <w:tcW w:w="3744" w:type="dxa"/>
          </w:tcPr>
          <w:p w14:paraId="773A4F41" w14:textId="77777777" w:rsidR="0068505C" w:rsidRDefault="00000000">
            <w:pPr>
              <w:spacing w:after="0"/>
            </w:pPr>
            <w:r>
              <w:t xml:space="preserve">Quick support when feeling low, angry, anxious, </w:t>
            </w:r>
            <w:proofErr w:type="gramStart"/>
            <w:r>
              <w:t>lonely</w:t>
            </w:r>
            <w:proofErr w:type="gramEnd"/>
            <w:r>
              <w:t xml:space="preserve"> or stuck.</w:t>
            </w:r>
          </w:p>
        </w:tc>
        <w:tc>
          <w:tcPr>
            <w:tcW w:w="4320" w:type="dxa"/>
          </w:tcPr>
          <w:p w14:paraId="12FF5F10" w14:textId="77777777" w:rsidR="0068505C" w:rsidRDefault="00000000">
            <w:pPr>
              <w:spacing w:after="0"/>
            </w:pPr>
            <w:r>
              <w:t>Clickable mood choice and one 60-second action.</w:t>
            </w:r>
          </w:p>
        </w:tc>
      </w:tr>
      <w:tr w:rsidR="0068505C" w14:paraId="5054ABDE" w14:textId="77777777">
        <w:trPr>
          <w:jc w:val="center"/>
        </w:trPr>
        <w:tc>
          <w:tcPr>
            <w:tcW w:w="2016" w:type="dxa"/>
          </w:tcPr>
          <w:p w14:paraId="007325A1" w14:textId="77777777" w:rsidR="0068505C" w:rsidRDefault="00000000">
            <w:pPr>
              <w:spacing w:after="0"/>
            </w:pPr>
            <w:r>
              <w:t>Returning visitor</w:t>
            </w:r>
          </w:p>
        </w:tc>
        <w:tc>
          <w:tcPr>
            <w:tcW w:w="3744" w:type="dxa"/>
          </w:tcPr>
          <w:p w14:paraId="5C774B68" w14:textId="77777777" w:rsidR="0068505C" w:rsidRDefault="00000000">
            <w:pPr>
              <w:spacing w:after="0"/>
            </w:pPr>
            <w:r>
              <w:t>Variety and repeat usefulness.</w:t>
            </w:r>
          </w:p>
        </w:tc>
        <w:tc>
          <w:tcPr>
            <w:tcW w:w="4320" w:type="dxa"/>
          </w:tcPr>
          <w:p w14:paraId="6794BE48" w14:textId="77777777" w:rsidR="0068505C" w:rsidRDefault="00000000">
            <w:pPr>
              <w:spacing w:after="0"/>
            </w:pPr>
            <w:r>
              <w:t>Rotating actions so the same mood does not always show the same action.</w:t>
            </w:r>
          </w:p>
        </w:tc>
      </w:tr>
      <w:tr w:rsidR="0068505C" w14:paraId="12EDB92F" w14:textId="77777777">
        <w:trPr>
          <w:jc w:val="center"/>
        </w:trPr>
        <w:tc>
          <w:tcPr>
            <w:tcW w:w="2016" w:type="dxa"/>
          </w:tcPr>
          <w:p w14:paraId="5B524A13" w14:textId="77777777" w:rsidR="0068505C" w:rsidRDefault="00000000">
            <w:pPr>
              <w:spacing w:after="0"/>
            </w:pPr>
            <w:r>
              <w:t>Profile user</w:t>
            </w:r>
          </w:p>
        </w:tc>
        <w:tc>
          <w:tcPr>
            <w:tcW w:w="3744" w:type="dxa"/>
          </w:tcPr>
          <w:p w14:paraId="7EF0A05A" w14:textId="77777777" w:rsidR="0068505C" w:rsidRDefault="00000000">
            <w:pPr>
              <w:spacing w:after="0"/>
            </w:pPr>
            <w:r>
              <w:t xml:space="preserve">Save check-ins and receive </w:t>
            </w:r>
            <w:proofErr w:type="spellStart"/>
            <w:r>
              <w:t>personalised</w:t>
            </w:r>
            <w:proofErr w:type="spellEnd"/>
            <w:r>
              <w:t xml:space="preserve"> downloads/offers.</w:t>
            </w:r>
          </w:p>
        </w:tc>
        <w:tc>
          <w:tcPr>
            <w:tcW w:w="4320" w:type="dxa"/>
          </w:tcPr>
          <w:p w14:paraId="70449AA6" w14:textId="77777777" w:rsidR="0068505C" w:rsidRDefault="00000000">
            <w:pPr>
              <w:spacing w:after="0"/>
            </w:pPr>
            <w:r>
              <w:t>Email-based profile and saved mood/action history.</w:t>
            </w:r>
          </w:p>
        </w:tc>
      </w:tr>
      <w:tr w:rsidR="0068505C" w14:paraId="485F6E50" w14:textId="77777777">
        <w:trPr>
          <w:jc w:val="center"/>
        </w:trPr>
        <w:tc>
          <w:tcPr>
            <w:tcW w:w="2016" w:type="dxa"/>
          </w:tcPr>
          <w:p w14:paraId="44E602AF" w14:textId="77777777" w:rsidR="0068505C" w:rsidRDefault="00000000">
            <w:pPr>
              <w:spacing w:after="0"/>
            </w:pPr>
            <w:r>
              <w:t>Paid user</w:t>
            </w:r>
          </w:p>
        </w:tc>
        <w:tc>
          <w:tcPr>
            <w:tcW w:w="3744" w:type="dxa"/>
          </w:tcPr>
          <w:p w14:paraId="4701DFC5" w14:textId="77777777" w:rsidR="0068505C" w:rsidRDefault="00000000">
            <w:pPr>
              <w:spacing w:after="0"/>
            </w:pPr>
            <w:r>
              <w:t>A structured short plan.</w:t>
            </w:r>
          </w:p>
        </w:tc>
        <w:tc>
          <w:tcPr>
            <w:tcW w:w="4320" w:type="dxa"/>
          </w:tcPr>
          <w:p w14:paraId="2DF26D7F" w14:textId="77777777" w:rsidR="0068505C" w:rsidRDefault="00000000">
            <w:pPr>
              <w:spacing w:after="0"/>
            </w:pPr>
            <w:r>
              <w:t>7-day paid PDF at launch or early phase; 30-day paid PDF later.</w:t>
            </w:r>
          </w:p>
        </w:tc>
      </w:tr>
    </w:tbl>
    <w:p w14:paraId="1017D05A" w14:textId="77777777" w:rsidR="0068505C" w:rsidRDefault="0068505C"/>
    <w:p w14:paraId="7CA0C5A3" w14:textId="77777777" w:rsidR="00A46751" w:rsidRDefault="00A46751">
      <w:r>
        <w:t>When someone visits the site for the 2</w:t>
      </w:r>
      <w:r w:rsidRPr="00A46751">
        <w:rPr>
          <w:vertAlign w:val="superscript"/>
        </w:rPr>
        <w:t>nd</w:t>
      </w:r>
      <w:r>
        <w:t xml:space="preserve"> time the site needs to offer creating a profile, in a pop-up window. </w:t>
      </w:r>
    </w:p>
    <w:p w14:paraId="601BDDC3" w14:textId="77777777" w:rsidR="008318B7" w:rsidRDefault="008318B7"/>
    <w:p w14:paraId="3ECB0037" w14:textId="77777777" w:rsidR="0068505C" w:rsidRPr="00A46751" w:rsidRDefault="00000000" w:rsidP="00A46751">
      <w:pPr>
        <w:pStyle w:val="Heading1"/>
        <w:shd w:val="clear" w:color="auto" w:fill="D9D9D9" w:themeFill="background1" w:themeFillShade="D9"/>
        <w:rPr>
          <w:sz w:val="28"/>
        </w:rPr>
      </w:pPr>
      <w:bookmarkStart w:id="4" w:name="_Toc235466106"/>
      <w:r w:rsidRPr="00A46751">
        <w:rPr>
          <w:rFonts w:ascii="Times New Roman" w:eastAsia="Times New Roman" w:hAnsi="Times New Roman" w:cs="Times New Roman"/>
          <w:sz w:val="28"/>
        </w:rPr>
        <w:t>3. Product Scope and Launch Strategy</w:t>
      </w:r>
      <w:bookmarkEnd w:id="4"/>
    </w:p>
    <w:p w14:paraId="0CD41D84" w14:textId="77777777" w:rsidR="003E3FA4" w:rsidRDefault="003E3FA4"/>
    <w:p w14:paraId="407D1B22" w14:textId="77777777" w:rsidR="0068505C" w:rsidRDefault="00000000">
      <w:r>
        <w:t>The preferred strategy is a practical staged launch, while ensuring the technical structure supports the full future product from the beginning.</w:t>
      </w:r>
    </w:p>
    <w:tbl>
      <w:tblPr>
        <w:tblStyle w:val="TableGrid"/>
        <w:tblW w:w="0" w:type="auto"/>
        <w:jc w:val="center"/>
        <w:tblLook w:val="04A0" w:firstRow="1" w:lastRow="0" w:firstColumn="1" w:lastColumn="0" w:noHBand="0" w:noVBand="1"/>
      </w:tblPr>
      <w:tblGrid>
        <w:gridCol w:w="2317"/>
        <w:gridCol w:w="4163"/>
        <w:gridCol w:w="3734"/>
      </w:tblGrid>
      <w:tr w:rsidR="0068505C" w14:paraId="004C1750" w14:textId="77777777" w:rsidTr="00221D25">
        <w:trPr>
          <w:jc w:val="center"/>
        </w:trPr>
        <w:tc>
          <w:tcPr>
            <w:tcW w:w="2376" w:type="dxa"/>
            <w:shd w:val="clear" w:color="auto" w:fill="5A2675"/>
            <w:vAlign w:val="center"/>
          </w:tcPr>
          <w:p w14:paraId="1A86BA73" w14:textId="77777777" w:rsidR="0068505C" w:rsidRDefault="00000000">
            <w:pPr>
              <w:spacing w:after="0"/>
            </w:pPr>
            <w:r>
              <w:rPr>
                <w:b/>
                <w:color w:val="FFFFFF"/>
              </w:rPr>
              <w:t>Phase</w:t>
            </w:r>
          </w:p>
        </w:tc>
        <w:tc>
          <w:tcPr>
            <w:tcW w:w="4253" w:type="dxa"/>
            <w:shd w:val="clear" w:color="auto" w:fill="5A2675"/>
            <w:vAlign w:val="center"/>
          </w:tcPr>
          <w:p w14:paraId="3DAB921D" w14:textId="77777777" w:rsidR="0068505C" w:rsidRDefault="00000000">
            <w:pPr>
              <w:spacing w:after="0"/>
            </w:pPr>
            <w:r>
              <w:rPr>
                <w:b/>
                <w:color w:val="FFFFFF"/>
              </w:rPr>
              <w:t>Included</w:t>
            </w:r>
          </w:p>
        </w:tc>
        <w:tc>
          <w:tcPr>
            <w:tcW w:w="3811" w:type="dxa"/>
            <w:shd w:val="clear" w:color="auto" w:fill="5A2675"/>
            <w:vAlign w:val="center"/>
          </w:tcPr>
          <w:p w14:paraId="7A112F2F" w14:textId="77777777" w:rsidR="0068505C" w:rsidRDefault="00000000">
            <w:pPr>
              <w:spacing w:after="0"/>
            </w:pPr>
            <w:r>
              <w:rPr>
                <w:b/>
                <w:color w:val="FFFFFF"/>
              </w:rPr>
              <w:t>Timing / purpose</w:t>
            </w:r>
          </w:p>
        </w:tc>
      </w:tr>
      <w:tr w:rsidR="0068505C" w14:paraId="5FAEABD8" w14:textId="77777777" w:rsidTr="00221D25">
        <w:trPr>
          <w:jc w:val="center"/>
        </w:trPr>
        <w:tc>
          <w:tcPr>
            <w:tcW w:w="2376" w:type="dxa"/>
          </w:tcPr>
          <w:p w14:paraId="022707A5" w14:textId="77777777" w:rsidR="0068505C" w:rsidRDefault="00000000">
            <w:pPr>
              <w:spacing w:after="0"/>
            </w:pPr>
            <w:r w:rsidRPr="00221D25">
              <w:rPr>
                <w:b/>
                <w:bCs/>
              </w:rPr>
              <w:t>Phase 1</w:t>
            </w:r>
            <w:r>
              <w:t xml:space="preserve"> - Free website launch</w:t>
            </w:r>
          </w:p>
        </w:tc>
        <w:tc>
          <w:tcPr>
            <w:tcW w:w="4253" w:type="dxa"/>
          </w:tcPr>
          <w:p w14:paraId="2E5D0588" w14:textId="77777777" w:rsidR="00B70519" w:rsidRDefault="00000000" w:rsidP="00B70519">
            <w:pPr>
              <w:pStyle w:val="ListParagraph"/>
              <w:numPr>
                <w:ilvl w:val="0"/>
                <w:numId w:val="10"/>
              </w:numPr>
              <w:spacing w:after="0"/>
            </w:pPr>
            <w:r>
              <w:t xml:space="preserve">Free </w:t>
            </w:r>
            <w:proofErr w:type="spellStart"/>
            <w:r>
              <w:t>MoodFlip</w:t>
            </w:r>
            <w:proofErr w:type="spellEnd"/>
            <w:r>
              <w:t xml:space="preserve"> tool, </w:t>
            </w:r>
          </w:p>
          <w:p w14:paraId="41AA0A49" w14:textId="77777777" w:rsidR="00B70519" w:rsidRDefault="00000000" w:rsidP="00B70519">
            <w:pPr>
              <w:pStyle w:val="ListParagraph"/>
              <w:numPr>
                <w:ilvl w:val="0"/>
                <w:numId w:val="10"/>
              </w:numPr>
              <w:spacing w:after="0"/>
            </w:pPr>
            <w:r>
              <w:t xml:space="preserve">28 mood pairings, 10 rotating actions per mood, </w:t>
            </w:r>
          </w:p>
          <w:p w14:paraId="33596EF2" w14:textId="77777777" w:rsidR="00B70519" w:rsidRDefault="00000000" w:rsidP="00B70519">
            <w:pPr>
              <w:pStyle w:val="ListParagraph"/>
              <w:numPr>
                <w:ilvl w:val="0"/>
                <w:numId w:val="10"/>
              </w:numPr>
              <w:spacing w:after="0"/>
            </w:pPr>
            <w:r>
              <w:t xml:space="preserve">core pages, </w:t>
            </w:r>
          </w:p>
          <w:p w14:paraId="09020299" w14:textId="77777777" w:rsidR="00B70519" w:rsidRDefault="00000000" w:rsidP="00B70519">
            <w:pPr>
              <w:pStyle w:val="ListParagraph"/>
              <w:numPr>
                <w:ilvl w:val="0"/>
                <w:numId w:val="10"/>
              </w:numPr>
              <w:spacing w:after="0"/>
            </w:pPr>
            <w:r>
              <w:t xml:space="preserve">SEO mood pages, </w:t>
            </w:r>
          </w:p>
          <w:p w14:paraId="2D2A6267" w14:textId="77777777" w:rsidR="00B70519" w:rsidRDefault="00000000" w:rsidP="00B70519">
            <w:pPr>
              <w:pStyle w:val="ListParagraph"/>
              <w:numPr>
                <w:ilvl w:val="0"/>
                <w:numId w:val="10"/>
              </w:numPr>
              <w:spacing w:after="0"/>
            </w:pPr>
            <w:r>
              <w:t xml:space="preserve">Google setup, </w:t>
            </w:r>
          </w:p>
          <w:p w14:paraId="4E0DD372" w14:textId="77777777" w:rsidR="0068505C" w:rsidRDefault="00B70519" w:rsidP="00B70519">
            <w:pPr>
              <w:pStyle w:val="ListParagraph"/>
              <w:numPr>
                <w:ilvl w:val="0"/>
                <w:numId w:val="10"/>
              </w:numPr>
              <w:spacing w:after="0"/>
            </w:pPr>
            <w:r>
              <w:t>Option to save profile and/or provide e-mail address.</w:t>
            </w:r>
          </w:p>
          <w:p w14:paraId="0375A7F1" w14:textId="77777777" w:rsidR="00221D25" w:rsidRDefault="00221D25" w:rsidP="00B70519">
            <w:pPr>
              <w:pStyle w:val="ListParagraph"/>
              <w:numPr>
                <w:ilvl w:val="0"/>
                <w:numId w:val="10"/>
              </w:numPr>
              <w:spacing w:after="0"/>
            </w:pPr>
            <w:r>
              <w:t>Provide test environment.</w:t>
            </w:r>
          </w:p>
        </w:tc>
        <w:tc>
          <w:tcPr>
            <w:tcW w:w="3811" w:type="dxa"/>
          </w:tcPr>
          <w:p w14:paraId="53B86EC3" w14:textId="77777777" w:rsidR="00221D25" w:rsidRDefault="00221D25" w:rsidP="00221D25">
            <w:pPr>
              <w:pStyle w:val="ListParagraph"/>
              <w:numPr>
                <w:ilvl w:val="0"/>
                <w:numId w:val="10"/>
              </w:numPr>
              <w:spacing w:after="0"/>
            </w:pPr>
            <w:r>
              <w:t xml:space="preserve">Launch the free </w:t>
            </w:r>
            <w:proofErr w:type="spellStart"/>
            <w:r>
              <w:t>MoodFlip</w:t>
            </w:r>
            <w:proofErr w:type="spellEnd"/>
            <w:r>
              <w:t xml:space="preserve"> website. </w:t>
            </w:r>
          </w:p>
          <w:p w14:paraId="657E211B" w14:textId="77777777" w:rsidR="00221D25" w:rsidRDefault="00221D25" w:rsidP="00221D25">
            <w:pPr>
              <w:pStyle w:val="ListParagraph"/>
              <w:numPr>
                <w:ilvl w:val="0"/>
                <w:numId w:val="10"/>
              </w:numPr>
              <w:spacing w:after="0"/>
            </w:pPr>
            <w:r>
              <w:t>Test the core functions in test environment.</w:t>
            </w:r>
          </w:p>
          <w:p w14:paraId="32C8E2B9" w14:textId="77777777" w:rsidR="0068505C" w:rsidRDefault="00221D25" w:rsidP="00221D25">
            <w:pPr>
              <w:pStyle w:val="ListParagraph"/>
              <w:numPr>
                <w:ilvl w:val="0"/>
                <w:numId w:val="10"/>
              </w:numPr>
              <w:spacing w:after="0"/>
            </w:pPr>
            <w:r>
              <w:t>Submit the site to Google Search Console, submit the XML sitemap, and request Google indexing for the main pages.</w:t>
            </w:r>
          </w:p>
        </w:tc>
      </w:tr>
      <w:tr w:rsidR="0068505C" w14:paraId="14455C35" w14:textId="77777777" w:rsidTr="00221D25">
        <w:trPr>
          <w:jc w:val="center"/>
        </w:trPr>
        <w:tc>
          <w:tcPr>
            <w:tcW w:w="2376" w:type="dxa"/>
          </w:tcPr>
          <w:p w14:paraId="4B03791A" w14:textId="77777777" w:rsidR="0068505C" w:rsidRDefault="00000000">
            <w:pPr>
              <w:spacing w:after="0"/>
            </w:pPr>
            <w:r w:rsidRPr="00221D25">
              <w:rPr>
                <w:b/>
                <w:bCs/>
              </w:rPr>
              <w:t xml:space="preserve">Phase </w:t>
            </w:r>
            <w:r w:rsidR="00221D25" w:rsidRPr="00221D25">
              <w:rPr>
                <w:b/>
                <w:bCs/>
              </w:rPr>
              <w:t>1</w:t>
            </w:r>
            <w:r>
              <w:t xml:space="preserve"> - 7-day paid download</w:t>
            </w:r>
          </w:p>
        </w:tc>
        <w:tc>
          <w:tcPr>
            <w:tcW w:w="4253" w:type="dxa"/>
          </w:tcPr>
          <w:p w14:paraId="5F49A90B" w14:textId="77777777" w:rsidR="00221D25" w:rsidRDefault="00000000" w:rsidP="00221D25">
            <w:pPr>
              <w:pStyle w:val="ListParagraph"/>
              <w:numPr>
                <w:ilvl w:val="0"/>
                <w:numId w:val="11"/>
              </w:numPr>
              <w:spacing w:after="0"/>
            </w:pPr>
            <w:r>
              <w:t xml:space="preserve">Profile/email capture, </w:t>
            </w:r>
          </w:p>
          <w:p w14:paraId="27E6F998" w14:textId="77777777" w:rsidR="00221D25" w:rsidRDefault="00000000" w:rsidP="00221D25">
            <w:pPr>
              <w:pStyle w:val="ListParagraph"/>
              <w:numPr>
                <w:ilvl w:val="0"/>
                <w:numId w:val="11"/>
              </w:numPr>
              <w:spacing w:after="0"/>
            </w:pPr>
            <w:r>
              <w:t xml:space="preserve">saved mood check-ins, </w:t>
            </w:r>
          </w:p>
          <w:p w14:paraId="6301F397" w14:textId="77777777" w:rsidR="00221D25" w:rsidRDefault="00000000" w:rsidP="00221D25">
            <w:pPr>
              <w:pStyle w:val="ListParagraph"/>
              <w:numPr>
                <w:ilvl w:val="0"/>
                <w:numId w:val="11"/>
              </w:numPr>
              <w:spacing w:after="0"/>
            </w:pPr>
            <w:r>
              <w:t xml:space="preserve">paid 7-day PDF generation, </w:t>
            </w:r>
          </w:p>
          <w:p w14:paraId="5CEACA9C" w14:textId="77777777" w:rsidR="00221D25" w:rsidRDefault="00000000" w:rsidP="00221D25">
            <w:pPr>
              <w:pStyle w:val="ListParagraph"/>
              <w:numPr>
                <w:ilvl w:val="0"/>
                <w:numId w:val="11"/>
              </w:numPr>
              <w:spacing w:after="0"/>
            </w:pPr>
            <w:r>
              <w:t xml:space="preserve">payment gateway, </w:t>
            </w:r>
          </w:p>
          <w:p w14:paraId="366BABF2" w14:textId="77777777" w:rsidR="0068505C" w:rsidRDefault="00000000" w:rsidP="00221D25">
            <w:pPr>
              <w:pStyle w:val="ListParagraph"/>
              <w:numPr>
                <w:ilvl w:val="0"/>
                <w:numId w:val="11"/>
              </w:numPr>
              <w:spacing w:after="0"/>
            </w:pPr>
            <w:r>
              <w:t>automatic PDF delivery.</w:t>
            </w:r>
          </w:p>
        </w:tc>
        <w:tc>
          <w:tcPr>
            <w:tcW w:w="3811" w:type="dxa"/>
          </w:tcPr>
          <w:p w14:paraId="5BB0449F" w14:textId="77777777" w:rsidR="0068505C" w:rsidRDefault="00000000">
            <w:pPr>
              <w:spacing w:after="0"/>
            </w:pPr>
            <w:r>
              <w:t xml:space="preserve">Early </w:t>
            </w:r>
            <w:proofErr w:type="spellStart"/>
            <w:r>
              <w:t>monetisation</w:t>
            </w:r>
            <w:proofErr w:type="spellEnd"/>
            <w:r>
              <w:t xml:space="preserve"> and email/list building.</w:t>
            </w:r>
          </w:p>
        </w:tc>
      </w:tr>
      <w:tr w:rsidR="0068505C" w14:paraId="47571293" w14:textId="77777777" w:rsidTr="00221D25">
        <w:trPr>
          <w:jc w:val="center"/>
        </w:trPr>
        <w:tc>
          <w:tcPr>
            <w:tcW w:w="2376" w:type="dxa"/>
          </w:tcPr>
          <w:p w14:paraId="43EF2BEE" w14:textId="77777777" w:rsidR="0068505C" w:rsidRDefault="00000000">
            <w:pPr>
              <w:spacing w:after="0"/>
            </w:pPr>
            <w:r w:rsidRPr="00221D25">
              <w:rPr>
                <w:b/>
                <w:bCs/>
              </w:rPr>
              <w:lastRenderedPageBreak/>
              <w:t xml:space="preserve">Phase </w:t>
            </w:r>
            <w:r w:rsidR="00221D25" w:rsidRPr="00221D25">
              <w:rPr>
                <w:b/>
                <w:bCs/>
              </w:rPr>
              <w:t>2</w:t>
            </w:r>
            <w:r>
              <w:t xml:space="preserve"> - 30-day paid download</w:t>
            </w:r>
          </w:p>
        </w:tc>
        <w:tc>
          <w:tcPr>
            <w:tcW w:w="4253" w:type="dxa"/>
          </w:tcPr>
          <w:p w14:paraId="497518A9" w14:textId="77777777" w:rsidR="00221D25" w:rsidRDefault="00000000" w:rsidP="00221D25">
            <w:pPr>
              <w:pStyle w:val="ListParagraph"/>
              <w:numPr>
                <w:ilvl w:val="0"/>
                <w:numId w:val="12"/>
              </w:numPr>
              <w:spacing w:after="0"/>
            </w:pPr>
            <w:r>
              <w:t xml:space="preserve">30-day mood check-ins, </w:t>
            </w:r>
          </w:p>
          <w:p w14:paraId="2C3FE503" w14:textId="77777777" w:rsidR="00221D25" w:rsidRDefault="00000000" w:rsidP="00221D25">
            <w:pPr>
              <w:pStyle w:val="ListParagraph"/>
              <w:numPr>
                <w:ilvl w:val="0"/>
                <w:numId w:val="12"/>
              </w:numPr>
              <w:spacing w:after="0"/>
            </w:pPr>
            <w:r>
              <w:t xml:space="preserve">30-day PDF/download product, </w:t>
            </w:r>
          </w:p>
          <w:p w14:paraId="2A4160DC" w14:textId="77777777" w:rsidR="0068505C" w:rsidRDefault="00000000" w:rsidP="00221D25">
            <w:pPr>
              <w:pStyle w:val="ListParagraph"/>
              <w:numPr>
                <w:ilvl w:val="0"/>
                <w:numId w:val="12"/>
              </w:numPr>
              <w:spacing w:after="0"/>
            </w:pPr>
            <w:r>
              <w:t>30+ actions per mood support.</w:t>
            </w:r>
          </w:p>
          <w:p w14:paraId="292D9750" w14:textId="77777777" w:rsidR="00AC1F0B" w:rsidRDefault="00AC1F0B" w:rsidP="00221D25">
            <w:pPr>
              <w:pStyle w:val="ListParagraph"/>
              <w:numPr>
                <w:ilvl w:val="0"/>
                <w:numId w:val="12"/>
              </w:numPr>
              <w:spacing w:after="0"/>
            </w:pPr>
            <w:r>
              <w:t>AdSense activated</w:t>
            </w:r>
          </w:p>
        </w:tc>
        <w:tc>
          <w:tcPr>
            <w:tcW w:w="3811" w:type="dxa"/>
          </w:tcPr>
          <w:p w14:paraId="5512A52A" w14:textId="77777777" w:rsidR="0068505C" w:rsidRDefault="00000000">
            <w:pPr>
              <w:spacing w:after="0"/>
            </w:pPr>
            <w:r>
              <w:t>2 months after launch or earlier if traffic/sales justify it.</w:t>
            </w:r>
          </w:p>
        </w:tc>
      </w:tr>
    </w:tbl>
    <w:p w14:paraId="727074D4" w14:textId="77777777" w:rsidR="0068505C" w:rsidRDefault="0068505C"/>
    <w:p w14:paraId="5F3EEAA4" w14:textId="77777777" w:rsidR="0068505C" w:rsidRDefault="00000000">
      <w:r>
        <w:t xml:space="preserve">Important build requirement: even if Phase </w:t>
      </w:r>
      <w:r w:rsidR="00221D25">
        <w:t>2</w:t>
      </w:r>
      <w:r>
        <w:t xml:space="preserve"> is launched later, the database/content structure must be ready for at least 30 actions per mood and 30-day paid downloads without rebuilding the website.</w:t>
      </w:r>
    </w:p>
    <w:p w14:paraId="0BBC78B6" w14:textId="77777777" w:rsidR="00AC1F0B" w:rsidRDefault="00AC1F0B">
      <w:r>
        <w:t xml:space="preserve">The site needs to be designed well to have space for AdSense ads. My suggestion is to put them on the top and on the bottom. </w:t>
      </w:r>
    </w:p>
    <w:p w14:paraId="25BA1624" w14:textId="77777777" w:rsidR="008318B7" w:rsidRDefault="008318B7"/>
    <w:p w14:paraId="586F9D81" w14:textId="77777777" w:rsidR="0068505C" w:rsidRPr="00221D25" w:rsidRDefault="00000000" w:rsidP="00221D25">
      <w:pPr>
        <w:pStyle w:val="Heading1"/>
        <w:shd w:val="clear" w:color="auto" w:fill="D9D9D9" w:themeFill="background1" w:themeFillShade="D9"/>
        <w:rPr>
          <w:rFonts w:ascii="Times New Roman" w:eastAsia="Times New Roman" w:hAnsi="Times New Roman" w:cs="Times New Roman"/>
          <w:sz w:val="28"/>
        </w:rPr>
      </w:pPr>
      <w:bookmarkStart w:id="5" w:name="_Toc235466107"/>
      <w:r w:rsidRPr="00221D25">
        <w:rPr>
          <w:rFonts w:ascii="Times New Roman" w:eastAsia="Times New Roman" w:hAnsi="Times New Roman" w:cs="Times New Roman"/>
          <w:sz w:val="28"/>
        </w:rPr>
        <w:t>4. Domain, Brand and Positioning</w:t>
      </w:r>
      <w:bookmarkEnd w:id="5"/>
    </w:p>
    <w:p w14:paraId="4CFA5154" w14:textId="77777777" w:rsidR="0068505C" w:rsidRDefault="00221D25" w:rsidP="00221D25">
      <w:pPr>
        <w:pStyle w:val="ListBullet"/>
        <w:numPr>
          <w:ilvl w:val="0"/>
          <w:numId w:val="0"/>
        </w:numPr>
        <w:spacing w:after="20"/>
      </w:pPr>
      <w:r>
        <w:t xml:space="preserve">Domain chosen: </w:t>
      </w:r>
      <w:proofErr w:type="spellStart"/>
      <w:proofErr w:type="gramStart"/>
      <w:r w:rsidRPr="00221D25">
        <w:rPr>
          <w:b/>
          <w:bCs/>
        </w:rPr>
        <w:t>moodflip.coach</w:t>
      </w:r>
      <w:proofErr w:type="spellEnd"/>
      <w:proofErr w:type="gramEnd"/>
      <w:r w:rsidR="003E3FA4">
        <w:t xml:space="preserve"> on </w:t>
      </w:r>
      <w:proofErr w:type="spellStart"/>
      <w:r w:rsidR="003E3FA4">
        <w:t>NameCheap</w:t>
      </w:r>
      <w:proofErr w:type="spellEnd"/>
      <w:r w:rsidR="003E3FA4">
        <w:t xml:space="preserve">. </w:t>
      </w:r>
    </w:p>
    <w:p w14:paraId="3A0ED9D5" w14:textId="77777777" w:rsidR="0068505C" w:rsidRDefault="0068505C" w:rsidP="00221D25">
      <w:pPr>
        <w:pStyle w:val="ListBullet"/>
        <w:numPr>
          <w:ilvl w:val="0"/>
          <w:numId w:val="0"/>
        </w:numPr>
        <w:spacing w:after="20"/>
      </w:pPr>
    </w:p>
    <w:p w14:paraId="66C7A3CF" w14:textId="77777777" w:rsidR="0068505C" w:rsidRPr="00221D25" w:rsidRDefault="00000000" w:rsidP="00221D25">
      <w:pPr>
        <w:pStyle w:val="Heading1"/>
        <w:shd w:val="clear" w:color="auto" w:fill="D9D9D9" w:themeFill="background1" w:themeFillShade="D9"/>
        <w:rPr>
          <w:rFonts w:ascii="Times New Roman" w:eastAsia="Times New Roman" w:hAnsi="Times New Roman" w:cs="Times New Roman"/>
          <w:sz w:val="28"/>
        </w:rPr>
      </w:pPr>
      <w:bookmarkStart w:id="6" w:name="_Toc235466108"/>
      <w:r w:rsidRPr="00221D25">
        <w:rPr>
          <w:rFonts w:ascii="Times New Roman" w:eastAsia="Times New Roman" w:hAnsi="Times New Roman" w:cs="Times New Roman"/>
          <w:sz w:val="28"/>
        </w:rPr>
        <w:t>5. Website Pages and User Flow</w:t>
      </w:r>
      <w:bookmarkEnd w:id="6"/>
    </w:p>
    <w:p w14:paraId="13E41777" w14:textId="77777777" w:rsidR="003E3FA4" w:rsidRDefault="003E3FA4" w:rsidP="00FC57F4">
      <w:pPr>
        <w:tabs>
          <w:tab w:val="right" w:pos="10224"/>
        </w:tabs>
      </w:pPr>
    </w:p>
    <w:p w14:paraId="3064ECD9" w14:textId="77777777" w:rsidR="0068505C" w:rsidRDefault="00000000" w:rsidP="00FC57F4">
      <w:pPr>
        <w:tabs>
          <w:tab w:val="right" w:pos="10224"/>
        </w:tabs>
      </w:pPr>
      <w:r>
        <w:t>The developer quote includes the core pages required. These should be considered mandatory.</w:t>
      </w:r>
      <w:r w:rsidR="00FC57F4">
        <w:tab/>
      </w:r>
    </w:p>
    <w:tbl>
      <w:tblPr>
        <w:tblStyle w:val="TableGrid"/>
        <w:tblW w:w="0" w:type="auto"/>
        <w:jc w:val="center"/>
        <w:tblLook w:val="04A0" w:firstRow="1" w:lastRow="0" w:firstColumn="1" w:lastColumn="0" w:noHBand="0" w:noVBand="1"/>
      </w:tblPr>
      <w:tblGrid>
        <w:gridCol w:w="2304"/>
        <w:gridCol w:w="7776"/>
      </w:tblGrid>
      <w:tr w:rsidR="0068505C" w14:paraId="56984EDF" w14:textId="77777777">
        <w:trPr>
          <w:jc w:val="center"/>
        </w:trPr>
        <w:tc>
          <w:tcPr>
            <w:tcW w:w="2304" w:type="dxa"/>
            <w:shd w:val="clear" w:color="auto" w:fill="5A2675"/>
            <w:vAlign w:val="center"/>
          </w:tcPr>
          <w:p w14:paraId="2ADF18A6" w14:textId="77777777" w:rsidR="0068505C" w:rsidRDefault="00000000">
            <w:pPr>
              <w:spacing w:after="0"/>
            </w:pPr>
            <w:r>
              <w:rPr>
                <w:b/>
                <w:color w:val="FFFFFF"/>
              </w:rPr>
              <w:t>Page</w:t>
            </w:r>
          </w:p>
        </w:tc>
        <w:tc>
          <w:tcPr>
            <w:tcW w:w="7776" w:type="dxa"/>
            <w:shd w:val="clear" w:color="auto" w:fill="5A2675"/>
            <w:vAlign w:val="center"/>
          </w:tcPr>
          <w:p w14:paraId="4BC16DA6" w14:textId="77777777" w:rsidR="0068505C" w:rsidRDefault="00000000">
            <w:pPr>
              <w:spacing w:after="0"/>
            </w:pPr>
            <w:r>
              <w:rPr>
                <w:b/>
                <w:color w:val="FFFFFF"/>
              </w:rPr>
              <w:t>Requirement</w:t>
            </w:r>
          </w:p>
        </w:tc>
      </w:tr>
      <w:tr w:rsidR="0068505C" w14:paraId="0F9CE7C5" w14:textId="77777777">
        <w:trPr>
          <w:jc w:val="center"/>
        </w:trPr>
        <w:tc>
          <w:tcPr>
            <w:tcW w:w="2304" w:type="dxa"/>
          </w:tcPr>
          <w:p w14:paraId="2C16AB7D" w14:textId="77777777" w:rsidR="0068505C" w:rsidRDefault="00221D25">
            <w:pPr>
              <w:spacing w:after="0"/>
            </w:pPr>
            <w:r>
              <w:t>Homepage / Mood Tool</w:t>
            </w:r>
          </w:p>
        </w:tc>
        <w:tc>
          <w:tcPr>
            <w:tcW w:w="7776" w:type="dxa"/>
          </w:tcPr>
          <w:p w14:paraId="7CBD9227" w14:textId="77777777" w:rsidR="0068505C" w:rsidRDefault="00000000">
            <w:pPr>
              <w:spacing w:after="0"/>
            </w:pPr>
            <w:r>
              <w:t>Clickable mood family cards, exact feeling tiles, positive target mood and rotating 60-second action.</w:t>
            </w:r>
          </w:p>
        </w:tc>
      </w:tr>
      <w:tr w:rsidR="0068505C" w14:paraId="42663A07" w14:textId="77777777">
        <w:trPr>
          <w:jc w:val="center"/>
        </w:trPr>
        <w:tc>
          <w:tcPr>
            <w:tcW w:w="2304" w:type="dxa"/>
          </w:tcPr>
          <w:p w14:paraId="11741EF3" w14:textId="77777777" w:rsidR="0068505C" w:rsidRDefault="00000000">
            <w:pPr>
              <w:spacing w:after="0"/>
            </w:pPr>
            <w:r>
              <w:t>About</w:t>
            </w:r>
          </w:p>
        </w:tc>
        <w:tc>
          <w:tcPr>
            <w:tcW w:w="7776" w:type="dxa"/>
          </w:tcPr>
          <w:p w14:paraId="2ED41477" w14:textId="77777777" w:rsidR="0068505C" w:rsidRDefault="00000000">
            <w:pPr>
              <w:spacing w:after="0"/>
            </w:pPr>
            <w:r>
              <w:t xml:space="preserve">Explain </w:t>
            </w:r>
            <w:proofErr w:type="spellStart"/>
            <w:r>
              <w:t>MoodFlip</w:t>
            </w:r>
            <w:proofErr w:type="spellEnd"/>
            <w:r>
              <w:t xml:space="preserve"> as a self-reflection utility site.</w:t>
            </w:r>
          </w:p>
          <w:p w14:paraId="1921D7F3" w14:textId="77777777" w:rsidR="009E094A" w:rsidRDefault="009E094A">
            <w:pPr>
              <w:spacing w:after="0"/>
            </w:pPr>
            <w:r>
              <w:t>Clearly state not therapy, not medical advice and not for emergencies/crisis support.</w:t>
            </w:r>
          </w:p>
        </w:tc>
      </w:tr>
      <w:tr w:rsidR="0068505C" w14:paraId="09A772D2" w14:textId="77777777">
        <w:trPr>
          <w:jc w:val="center"/>
        </w:trPr>
        <w:tc>
          <w:tcPr>
            <w:tcW w:w="2304" w:type="dxa"/>
          </w:tcPr>
          <w:p w14:paraId="66CCF396" w14:textId="77777777" w:rsidR="0068505C" w:rsidRDefault="00000000">
            <w:pPr>
              <w:spacing w:after="0"/>
            </w:pPr>
            <w:r>
              <w:t>Contact</w:t>
            </w:r>
          </w:p>
        </w:tc>
        <w:tc>
          <w:tcPr>
            <w:tcW w:w="7776" w:type="dxa"/>
          </w:tcPr>
          <w:p w14:paraId="5FA9A18C" w14:textId="77777777" w:rsidR="0068505C" w:rsidRDefault="00000000">
            <w:pPr>
              <w:spacing w:after="0"/>
            </w:pPr>
            <w:r>
              <w:t>Basic contact page or form with spam protection.</w:t>
            </w:r>
          </w:p>
        </w:tc>
      </w:tr>
      <w:tr w:rsidR="0068505C" w14:paraId="2A9125CC" w14:textId="77777777">
        <w:trPr>
          <w:jc w:val="center"/>
        </w:trPr>
        <w:tc>
          <w:tcPr>
            <w:tcW w:w="2304" w:type="dxa"/>
          </w:tcPr>
          <w:p w14:paraId="77EC9889" w14:textId="77777777" w:rsidR="0068505C" w:rsidRDefault="00000000">
            <w:pPr>
              <w:spacing w:after="0"/>
            </w:pPr>
            <w:r>
              <w:t>Privacy Policy</w:t>
            </w:r>
          </w:p>
        </w:tc>
        <w:tc>
          <w:tcPr>
            <w:tcW w:w="7776" w:type="dxa"/>
          </w:tcPr>
          <w:p w14:paraId="4AA4AD17" w14:textId="77777777" w:rsidR="0068505C" w:rsidRDefault="00000000">
            <w:pPr>
              <w:spacing w:after="0"/>
            </w:pPr>
            <w:r>
              <w:t>Explain profile data, mood/action storage, purchase history and automatic 90-day deletion.</w:t>
            </w:r>
          </w:p>
        </w:tc>
      </w:tr>
      <w:tr w:rsidR="0068505C" w14:paraId="2AAA8733" w14:textId="77777777">
        <w:trPr>
          <w:jc w:val="center"/>
        </w:trPr>
        <w:tc>
          <w:tcPr>
            <w:tcW w:w="2304" w:type="dxa"/>
          </w:tcPr>
          <w:p w14:paraId="1D63BFCE" w14:textId="77777777" w:rsidR="0068505C" w:rsidRDefault="00000000">
            <w:pPr>
              <w:spacing w:after="0"/>
            </w:pPr>
            <w:r>
              <w:t>SEO mood pages</w:t>
            </w:r>
          </w:p>
        </w:tc>
        <w:tc>
          <w:tcPr>
            <w:tcW w:w="7776" w:type="dxa"/>
          </w:tcPr>
          <w:p w14:paraId="16C1FA43" w14:textId="77777777" w:rsidR="0068505C" w:rsidRDefault="00000000">
            <w:pPr>
              <w:spacing w:after="0"/>
            </w:pPr>
            <w:r>
              <w:t>20-30 original mood pages for search traffic, internally linked to the tool.</w:t>
            </w:r>
          </w:p>
        </w:tc>
      </w:tr>
      <w:tr w:rsidR="00C25990" w14:paraId="45D84B84" w14:textId="77777777">
        <w:trPr>
          <w:jc w:val="center"/>
        </w:trPr>
        <w:tc>
          <w:tcPr>
            <w:tcW w:w="2304" w:type="dxa"/>
          </w:tcPr>
          <w:p w14:paraId="6B118578" w14:textId="77777777" w:rsidR="00C25990" w:rsidRPr="008318B7" w:rsidRDefault="00000000">
            <w:r w:rsidRPr="008318B7">
              <w:t>Profile / Login / Saved Check-ins area</w:t>
            </w:r>
          </w:p>
        </w:tc>
        <w:tc>
          <w:tcPr>
            <w:tcW w:w="7776" w:type="dxa"/>
          </w:tcPr>
          <w:p w14:paraId="1A3A338C" w14:textId="77777777" w:rsidR="00C25990" w:rsidRPr="008318B7" w:rsidRDefault="00000000">
            <w:r w:rsidRPr="008318B7">
              <w:t xml:space="preserve">Optional user profile area for saving </w:t>
            </w:r>
            <w:proofErr w:type="spellStart"/>
            <w:r w:rsidRPr="008318B7">
              <w:t>MoodFlip</w:t>
            </w:r>
            <w:proofErr w:type="spellEnd"/>
            <w:r w:rsidRPr="008318B7">
              <w:t xml:space="preserve"> check-ins, selected moods/dates, actions shown and purchase status.</w:t>
            </w:r>
          </w:p>
        </w:tc>
      </w:tr>
      <w:tr w:rsidR="00C25990" w14:paraId="6B30324C" w14:textId="77777777">
        <w:trPr>
          <w:jc w:val="center"/>
        </w:trPr>
        <w:tc>
          <w:tcPr>
            <w:tcW w:w="2304" w:type="dxa"/>
          </w:tcPr>
          <w:p w14:paraId="15D5CFA3" w14:textId="77777777" w:rsidR="00C25990" w:rsidRPr="008318B7" w:rsidRDefault="00000000">
            <w:r w:rsidRPr="008318B7">
              <w:t>Paid PDF checkout / delivery flow</w:t>
            </w:r>
          </w:p>
        </w:tc>
        <w:tc>
          <w:tcPr>
            <w:tcW w:w="7776" w:type="dxa"/>
          </w:tcPr>
          <w:p w14:paraId="468B5B09" w14:textId="77777777" w:rsidR="00C25990" w:rsidRPr="008318B7" w:rsidRDefault="00000000">
            <w:r w:rsidRPr="008318B7">
              <w:t>Secure checkout flow for the US$7 7-day PDF, with automatic PDF generation, download and email delivery after successful payment.</w:t>
            </w:r>
          </w:p>
        </w:tc>
      </w:tr>
      <w:tr w:rsidR="00C25990" w14:paraId="36F52B3C" w14:textId="77777777">
        <w:trPr>
          <w:jc w:val="center"/>
        </w:trPr>
        <w:tc>
          <w:tcPr>
            <w:tcW w:w="2304" w:type="dxa"/>
          </w:tcPr>
          <w:p w14:paraId="33067922" w14:textId="77777777" w:rsidR="00C25990" w:rsidRPr="008318B7" w:rsidRDefault="00000000">
            <w:r w:rsidRPr="008318B7">
              <w:t>Private Admin Dashboard</w:t>
            </w:r>
          </w:p>
        </w:tc>
        <w:tc>
          <w:tcPr>
            <w:tcW w:w="7776" w:type="dxa"/>
          </w:tcPr>
          <w:p w14:paraId="1A61DA01" w14:textId="77777777" w:rsidR="00C25990" w:rsidRPr="008318B7" w:rsidRDefault="00000000">
            <w:r w:rsidRPr="008318B7">
              <w:t>Secure admin area for Joy to view registered user emails, saved moods/check-ins, purchase status, and export user/email data to CSV/Excel. No complex email campaign system required at launch.</w:t>
            </w:r>
          </w:p>
        </w:tc>
      </w:tr>
    </w:tbl>
    <w:p w14:paraId="76887296" w14:textId="77777777" w:rsidR="0068505C" w:rsidRDefault="0068505C"/>
    <w:p w14:paraId="4B2FD38B" w14:textId="77777777" w:rsidR="008318B7" w:rsidRDefault="008318B7">
      <w:pPr>
        <w:spacing w:after="200" w:line="276" w:lineRule="auto"/>
        <w:rPr>
          <w:b/>
          <w:bCs/>
          <w:color w:val="5A2675"/>
          <w:sz w:val="28"/>
          <w:szCs w:val="28"/>
        </w:rPr>
      </w:pPr>
      <w:bookmarkStart w:id="7" w:name="_Toc235466109"/>
      <w:r>
        <w:rPr>
          <w:sz w:val="28"/>
        </w:rPr>
        <w:br w:type="page"/>
      </w:r>
    </w:p>
    <w:p w14:paraId="6BA0E3DE" w14:textId="2C797951" w:rsidR="0068505C" w:rsidRPr="009E094A" w:rsidRDefault="00000000" w:rsidP="009E094A">
      <w:pPr>
        <w:pStyle w:val="Heading1"/>
        <w:shd w:val="clear" w:color="auto" w:fill="D9D9D9" w:themeFill="background1" w:themeFillShade="D9"/>
        <w:rPr>
          <w:rFonts w:ascii="Times New Roman" w:eastAsia="Times New Roman" w:hAnsi="Times New Roman" w:cs="Times New Roman"/>
          <w:sz w:val="28"/>
        </w:rPr>
      </w:pPr>
      <w:r w:rsidRPr="009E094A">
        <w:rPr>
          <w:rFonts w:ascii="Times New Roman" w:eastAsia="Times New Roman" w:hAnsi="Times New Roman" w:cs="Times New Roman"/>
          <w:sz w:val="28"/>
        </w:rPr>
        <w:lastRenderedPageBreak/>
        <w:t>6. Mood Selection Design</w:t>
      </w:r>
      <w:bookmarkEnd w:id="7"/>
    </w:p>
    <w:p w14:paraId="1652B3C3" w14:textId="77777777" w:rsidR="003E3FA4" w:rsidRDefault="003E3FA4"/>
    <w:p w14:paraId="7DC6F9E8" w14:textId="77777777" w:rsidR="0068505C" w:rsidRDefault="00000000">
      <w:r>
        <w:t xml:space="preserve">Users should not type their mood. The mood selection must use clickable choices only. This avoids spelling, slang, </w:t>
      </w:r>
      <w:proofErr w:type="gramStart"/>
      <w:r>
        <w:t>translation</w:t>
      </w:r>
      <w:proofErr w:type="gramEnd"/>
      <w:r>
        <w:t xml:space="preserve"> and interpretation errors.</w:t>
      </w:r>
    </w:p>
    <w:p w14:paraId="556E30B7" w14:textId="77777777" w:rsidR="009E094A" w:rsidRDefault="00000000">
      <w:pPr>
        <w:pStyle w:val="ListBullet"/>
        <w:spacing w:after="20"/>
      </w:pPr>
      <w:r>
        <w:t>Step 1: user chooses a broad mood family card.</w:t>
      </w:r>
      <w:r w:rsidR="009E094A">
        <w:t xml:space="preserve"> The feeling appears in a cloud. Use one of these sad face looking clouds as </w:t>
      </w:r>
      <w:proofErr w:type="gramStart"/>
      <w:r w:rsidR="009E094A">
        <w:t>animation;</w:t>
      </w:r>
      <w:proofErr w:type="gramEnd"/>
      <w:r w:rsidR="009E094A">
        <w:t xml:space="preserve"> </w:t>
      </w:r>
    </w:p>
    <w:p w14:paraId="7F4FCAFF" w14:textId="77777777" w:rsidR="009E094A" w:rsidRDefault="00000000" w:rsidP="009E094A">
      <w:pPr>
        <w:pStyle w:val="ListBullet"/>
        <w:numPr>
          <w:ilvl w:val="0"/>
          <w:numId w:val="0"/>
        </w:numPr>
        <w:spacing w:after="20"/>
        <w:ind w:firstLine="360"/>
      </w:pPr>
      <w:hyperlink r:id="rId8" w:history="1">
        <w:r w:rsidR="009E094A" w:rsidRPr="00576EC5">
          <w:rPr>
            <w:rStyle w:val="Hyperlink"/>
          </w:rPr>
          <w:t>https://www.magnific.com/free-vector/cartoon-style-cloud-collection_15694444.htm</w:t>
        </w:r>
      </w:hyperlink>
      <w:r w:rsidR="009E094A">
        <w:t xml:space="preserve"> </w:t>
      </w:r>
    </w:p>
    <w:p w14:paraId="332B95C5" w14:textId="77777777" w:rsidR="0068505C" w:rsidRDefault="009E094A" w:rsidP="009E094A">
      <w:pPr>
        <w:pStyle w:val="ListBullet"/>
        <w:numPr>
          <w:ilvl w:val="0"/>
          <w:numId w:val="0"/>
        </w:numPr>
        <w:spacing w:after="20"/>
        <w:ind w:left="360"/>
      </w:pPr>
      <w:r>
        <w:t xml:space="preserve">The 5 main bad feelings </w:t>
      </w:r>
      <w:proofErr w:type="gramStart"/>
      <w:r>
        <w:t>are;</w:t>
      </w:r>
      <w:proofErr w:type="gramEnd"/>
      <w:r>
        <w:t xml:space="preserve"> Sad / Disgusted / Angry / Fearful / Bad. Write the feeling into the cloud using capital, bold letters. </w:t>
      </w:r>
    </w:p>
    <w:p w14:paraId="2A1D673B" w14:textId="77777777" w:rsidR="0068505C" w:rsidRDefault="00000000">
      <w:pPr>
        <w:pStyle w:val="ListBullet"/>
        <w:spacing w:after="20"/>
      </w:pPr>
      <w:r>
        <w:t xml:space="preserve">Step 2: </w:t>
      </w:r>
      <w:r w:rsidR="009E094A">
        <w:t>Afte</w:t>
      </w:r>
      <w:r w:rsidR="00BB239D">
        <w:t>r</w:t>
      </w:r>
      <w:r w:rsidR="009E094A">
        <w:t xml:space="preserve"> the </w:t>
      </w:r>
      <w:r>
        <w:t xml:space="preserve">user chose a </w:t>
      </w:r>
      <w:r w:rsidR="009E094A">
        <w:t>1</w:t>
      </w:r>
      <w:r w:rsidR="009E094A" w:rsidRPr="009E094A">
        <w:rPr>
          <w:vertAlign w:val="superscript"/>
        </w:rPr>
        <w:t>st</w:t>
      </w:r>
      <w:r w:rsidR="009E094A">
        <w:t xml:space="preserve"> layer bad feeling, the 2</w:t>
      </w:r>
      <w:r w:rsidR="009E094A" w:rsidRPr="009E094A">
        <w:rPr>
          <w:vertAlign w:val="superscript"/>
        </w:rPr>
        <w:t>nd</w:t>
      </w:r>
      <w:r w:rsidR="009E094A">
        <w:t xml:space="preserve"> layer appears underneath, </w:t>
      </w:r>
      <w:r w:rsidR="00BB239D">
        <w:t>displaying the 2</w:t>
      </w:r>
      <w:r w:rsidR="00BB239D" w:rsidRPr="00BB239D">
        <w:rPr>
          <w:vertAlign w:val="superscript"/>
        </w:rPr>
        <w:t>nd</w:t>
      </w:r>
      <w:r w:rsidR="00BB239D">
        <w:t xml:space="preserve"> layer of feelings from the mood wheel; </w:t>
      </w:r>
      <w:hyperlink r:id="rId9" w:history="1">
        <w:r w:rsidR="00BB239D" w:rsidRPr="00576EC5">
          <w:rPr>
            <w:rStyle w:val="Hyperlink"/>
          </w:rPr>
          <w:t>https://feelingswheel.app/</w:t>
        </w:r>
      </w:hyperlink>
      <w:r w:rsidR="00BB239D">
        <w:t xml:space="preserve"> . These are displayed like cards, showing a small drawing and the feeling`s name. </w:t>
      </w:r>
    </w:p>
    <w:p w14:paraId="450E12E8" w14:textId="77777777" w:rsidR="00BB239D" w:rsidRDefault="00000000">
      <w:pPr>
        <w:pStyle w:val="ListBullet"/>
        <w:spacing w:after="20"/>
      </w:pPr>
      <w:r>
        <w:t xml:space="preserve">Step 3: </w:t>
      </w:r>
      <w:r w:rsidR="00BB239D">
        <w:t>When the user clicks on a feeling from the 2</w:t>
      </w:r>
      <w:r w:rsidR="00BB239D" w:rsidRPr="00BB239D">
        <w:rPr>
          <w:vertAlign w:val="superscript"/>
        </w:rPr>
        <w:t>nd</w:t>
      </w:r>
      <w:r w:rsidR="00BB239D">
        <w:t xml:space="preserve"> layer, a 3</w:t>
      </w:r>
      <w:r w:rsidR="00BB239D" w:rsidRPr="00BB239D">
        <w:rPr>
          <w:vertAlign w:val="superscript"/>
        </w:rPr>
        <w:t>rd</w:t>
      </w:r>
      <w:r w:rsidR="00BB239D">
        <w:t xml:space="preserve"> layer appears showing more feelings. The user chooses one feeling from these. </w:t>
      </w:r>
    </w:p>
    <w:p w14:paraId="47F82B44" w14:textId="77777777" w:rsidR="00BB239D" w:rsidRDefault="00BB239D">
      <w:pPr>
        <w:pStyle w:val="ListBullet"/>
        <w:spacing w:after="20"/>
      </w:pPr>
      <w:r>
        <w:t xml:space="preserve">Step 4: </w:t>
      </w:r>
      <w:r w:rsidR="00230DEC">
        <w:t>User clicks on a `</w:t>
      </w:r>
      <w:r w:rsidR="00230DEC" w:rsidRPr="00230DEC">
        <w:rPr>
          <w:b/>
          <w:bCs/>
        </w:rPr>
        <w:t>Flip My Mood</w:t>
      </w:r>
      <w:r w:rsidR="00230DEC">
        <w:t xml:space="preserve">` button which is in the middle of the screen. The button should be large, highly visible, and attention-catching, using a soft glow, pulse, or subtle animation rather than harsh flashing. </w:t>
      </w:r>
      <w:r>
        <w:t xml:space="preserve">The user </w:t>
      </w:r>
      <w:proofErr w:type="gramStart"/>
      <w:r>
        <w:t>has to</w:t>
      </w:r>
      <w:proofErr w:type="gramEnd"/>
      <w:r>
        <w:t xml:space="preserve"> click on it. </w:t>
      </w:r>
    </w:p>
    <w:p w14:paraId="16A0B981" w14:textId="77777777" w:rsidR="00BB239D" w:rsidRDefault="00BB239D">
      <w:pPr>
        <w:pStyle w:val="ListBullet"/>
        <w:spacing w:after="20"/>
      </w:pPr>
      <w:r>
        <w:t xml:space="preserve">Step 5: </w:t>
      </w:r>
      <w:r w:rsidR="00CA164F">
        <w:t xml:space="preserve">The site displays the selected negative moods on the left side of the screen, positive target mood and one 60-second action on the right side of the screen. </w:t>
      </w:r>
      <w:r>
        <w:t xml:space="preserve">On the right side in a Sun background there`s a </w:t>
      </w:r>
      <w:proofErr w:type="gramStart"/>
      <w:r>
        <w:t>writing;</w:t>
      </w:r>
      <w:proofErr w:type="gramEnd"/>
      <w:r>
        <w:t xml:space="preserve"> </w:t>
      </w:r>
    </w:p>
    <w:p w14:paraId="2EF94F9F" w14:textId="77777777" w:rsidR="00BB239D" w:rsidRDefault="00BB239D" w:rsidP="00BB239D">
      <w:pPr>
        <w:pStyle w:val="ListBullet"/>
        <w:numPr>
          <w:ilvl w:val="0"/>
          <w:numId w:val="0"/>
        </w:numPr>
        <w:spacing w:after="20"/>
        <w:ind w:firstLine="720"/>
      </w:pPr>
      <w:r>
        <w:t>Your positive mood is:</w:t>
      </w:r>
    </w:p>
    <w:p w14:paraId="2D7064B9" w14:textId="77777777" w:rsidR="0068505C" w:rsidRDefault="00BB239D" w:rsidP="00CA164F">
      <w:pPr>
        <w:pStyle w:val="ListBullet"/>
        <w:numPr>
          <w:ilvl w:val="0"/>
          <w:numId w:val="0"/>
        </w:numPr>
        <w:spacing w:after="20"/>
        <w:ind w:firstLine="720"/>
      </w:pPr>
      <w:r>
        <w:t>Peaceful (this is an example, display the appropriate mood)</w:t>
      </w:r>
    </w:p>
    <w:p w14:paraId="4BD4DE81" w14:textId="77777777" w:rsidR="00CA164F" w:rsidRDefault="00CA164F" w:rsidP="00CA164F">
      <w:pPr>
        <w:pStyle w:val="ListBullet"/>
        <w:numPr>
          <w:ilvl w:val="0"/>
          <w:numId w:val="0"/>
        </w:numPr>
        <w:spacing w:after="20"/>
        <w:ind w:firstLine="720"/>
      </w:pPr>
    </w:p>
    <w:p w14:paraId="4068D7C6" w14:textId="77777777" w:rsidR="0068505C" w:rsidRPr="00CA164F" w:rsidRDefault="00000000" w:rsidP="00CA164F">
      <w:pPr>
        <w:pStyle w:val="Heading1"/>
        <w:shd w:val="clear" w:color="auto" w:fill="D9D9D9" w:themeFill="background1" w:themeFillShade="D9"/>
        <w:rPr>
          <w:rFonts w:ascii="Times New Roman" w:eastAsia="Times New Roman" w:hAnsi="Times New Roman" w:cs="Times New Roman"/>
          <w:sz w:val="28"/>
        </w:rPr>
      </w:pPr>
      <w:bookmarkStart w:id="8" w:name="_Toc235466110"/>
      <w:r w:rsidRPr="00CA164F">
        <w:rPr>
          <w:rFonts w:ascii="Times New Roman" w:eastAsia="Times New Roman" w:hAnsi="Times New Roman" w:cs="Times New Roman"/>
          <w:sz w:val="28"/>
        </w:rPr>
        <w:t>7. Mood Pairings and Action Content</w:t>
      </w:r>
      <w:bookmarkEnd w:id="8"/>
    </w:p>
    <w:p w14:paraId="112AA9C3" w14:textId="77777777" w:rsidR="003E3FA4" w:rsidRDefault="003E3FA4"/>
    <w:p w14:paraId="2CBF67B8" w14:textId="77777777" w:rsidR="0068505C" w:rsidRDefault="00000000">
      <w:r>
        <w:t>The current working content file contains 28 bad mood / good mood pairings, with 10 rotating actions per mood.</w:t>
      </w:r>
      <w:r w:rsidR="00CA164F">
        <w:t xml:space="preserve"> </w:t>
      </w:r>
      <w:r>
        <w:t>The site should show a 60-second action</w:t>
      </w:r>
      <w:r w:rsidR="00CA164F">
        <w:t>.</w:t>
      </w:r>
    </w:p>
    <w:tbl>
      <w:tblPr>
        <w:tblStyle w:val="TableGrid"/>
        <w:tblW w:w="0" w:type="auto"/>
        <w:jc w:val="center"/>
        <w:tblLook w:val="04A0" w:firstRow="1" w:lastRow="0" w:firstColumn="1" w:lastColumn="0" w:noHBand="0" w:noVBand="1"/>
      </w:tblPr>
      <w:tblGrid>
        <w:gridCol w:w="4320"/>
        <w:gridCol w:w="5760"/>
      </w:tblGrid>
      <w:tr w:rsidR="0068505C" w14:paraId="5955C6CF" w14:textId="77777777">
        <w:trPr>
          <w:jc w:val="center"/>
        </w:trPr>
        <w:tc>
          <w:tcPr>
            <w:tcW w:w="4320" w:type="dxa"/>
            <w:shd w:val="clear" w:color="auto" w:fill="5A2675"/>
            <w:vAlign w:val="center"/>
          </w:tcPr>
          <w:p w14:paraId="45FADB6E" w14:textId="77777777" w:rsidR="0068505C" w:rsidRDefault="00000000">
            <w:pPr>
              <w:spacing w:after="0"/>
            </w:pPr>
            <w:r>
              <w:rPr>
                <w:b/>
                <w:color w:val="FFFFFF"/>
              </w:rPr>
              <w:t>Requirement</w:t>
            </w:r>
          </w:p>
        </w:tc>
        <w:tc>
          <w:tcPr>
            <w:tcW w:w="5760" w:type="dxa"/>
            <w:shd w:val="clear" w:color="auto" w:fill="5A2675"/>
            <w:vAlign w:val="center"/>
          </w:tcPr>
          <w:p w14:paraId="43C0DFC8" w14:textId="77777777" w:rsidR="0068505C" w:rsidRDefault="00000000">
            <w:pPr>
              <w:spacing w:after="0"/>
            </w:pPr>
            <w:r>
              <w:rPr>
                <w:b/>
                <w:color w:val="FFFFFF"/>
              </w:rPr>
              <w:t>Status</w:t>
            </w:r>
          </w:p>
        </w:tc>
      </w:tr>
      <w:tr w:rsidR="0068505C" w14:paraId="08E53758" w14:textId="77777777">
        <w:trPr>
          <w:jc w:val="center"/>
        </w:trPr>
        <w:tc>
          <w:tcPr>
            <w:tcW w:w="4320" w:type="dxa"/>
          </w:tcPr>
          <w:p w14:paraId="4AB8D428" w14:textId="77777777" w:rsidR="0068505C" w:rsidRDefault="00000000">
            <w:pPr>
              <w:spacing w:after="0"/>
            </w:pPr>
            <w:r>
              <w:t>28 bad mood / good mood pairings</w:t>
            </w:r>
          </w:p>
        </w:tc>
        <w:tc>
          <w:tcPr>
            <w:tcW w:w="5760" w:type="dxa"/>
          </w:tcPr>
          <w:p w14:paraId="2FAFDE05" w14:textId="77777777" w:rsidR="0068505C" w:rsidRDefault="00000000">
            <w:pPr>
              <w:spacing w:after="0"/>
            </w:pPr>
            <w:r>
              <w:t>Required at launch.</w:t>
            </w:r>
          </w:p>
        </w:tc>
      </w:tr>
      <w:tr w:rsidR="0068505C" w14:paraId="05C3F361" w14:textId="77777777">
        <w:trPr>
          <w:jc w:val="center"/>
        </w:trPr>
        <w:tc>
          <w:tcPr>
            <w:tcW w:w="4320" w:type="dxa"/>
          </w:tcPr>
          <w:p w14:paraId="5C88D00F" w14:textId="77777777" w:rsidR="0068505C" w:rsidRDefault="00000000">
            <w:pPr>
              <w:spacing w:after="0"/>
            </w:pPr>
            <w:r>
              <w:t>10 rotating 60-second actions per mood</w:t>
            </w:r>
          </w:p>
        </w:tc>
        <w:tc>
          <w:tcPr>
            <w:tcW w:w="5760" w:type="dxa"/>
          </w:tcPr>
          <w:p w14:paraId="07A2A5EC" w14:textId="77777777" w:rsidR="0068505C" w:rsidRDefault="00000000">
            <w:pPr>
              <w:spacing w:after="0"/>
            </w:pPr>
            <w:r>
              <w:t>Required at launch.</w:t>
            </w:r>
          </w:p>
        </w:tc>
      </w:tr>
      <w:tr w:rsidR="0068505C" w14:paraId="62376E81" w14:textId="77777777">
        <w:trPr>
          <w:jc w:val="center"/>
        </w:trPr>
        <w:tc>
          <w:tcPr>
            <w:tcW w:w="4320" w:type="dxa"/>
          </w:tcPr>
          <w:p w14:paraId="495C7CE5" w14:textId="77777777" w:rsidR="0068505C" w:rsidRDefault="00000000">
            <w:pPr>
              <w:spacing w:after="0"/>
            </w:pPr>
            <w:r>
              <w:t>30 actions per mood support</w:t>
            </w:r>
          </w:p>
        </w:tc>
        <w:tc>
          <w:tcPr>
            <w:tcW w:w="5760" w:type="dxa"/>
          </w:tcPr>
          <w:p w14:paraId="7C3040EB" w14:textId="77777777" w:rsidR="0068505C" w:rsidRDefault="00000000">
            <w:pPr>
              <w:spacing w:after="0"/>
            </w:pPr>
            <w:r>
              <w:t xml:space="preserve">Required in the structure/database for </w:t>
            </w:r>
            <w:r w:rsidR="00CA164F">
              <w:t>Phase 2, 2 months after launch</w:t>
            </w:r>
            <w:r>
              <w:t>.</w:t>
            </w:r>
          </w:p>
        </w:tc>
      </w:tr>
    </w:tbl>
    <w:p w14:paraId="039743E0" w14:textId="77777777" w:rsidR="0068505C" w:rsidRDefault="0068505C"/>
    <w:p w14:paraId="5D13A943" w14:textId="77777777" w:rsidR="0068505C" w:rsidRPr="00C34EEF" w:rsidRDefault="00000000" w:rsidP="00C34EEF">
      <w:pPr>
        <w:pStyle w:val="Heading1"/>
        <w:shd w:val="clear" w:color="auto" w:fill="D9D9D9" w:themeFill="background1" w:themeFillShade="D9"/>
        <w:rPr>
          <w:rFonts w:ascii="Times New Roman" w:eastAsia="Times New Roman" w:hAnsi="Times New Roman" w:cs="Times New Roman"/>
          <w:sz w:val="28"/>
        </w:rPr>
      </w:pPr>
      <w:bookmarkStart w:id="9" w:name="_Toc235466111"/>
      <w:r w:rsidRPr="00C34EEF">
        <w:rPr>
          <w:rFonts w:ascii="Times New Roman" w:eastAsia="Times New Roman" w:hAnsi="Times New Roman" w:cs="Times New Roman"/>
          <w:sz w:val="28"/>
        </w:rPr>
        <w:t>8. Rotating 60-Second Actions</w:t>
      </w:r>
      <w:bookmarkEnd w:id="9"/>
    </w:p>
    <w:p w14:paraId="565154B7" w14:textId="77777777" w:rsidR="003E3FA4" w:rsidRDefault="003E3FA4"/>
    <w:p w14:paraId="092BE778" w14:textId="77777777" w:rsidR="0068505C" w:rsidRDefault="00000000">
      <w:r>
        <w:t>Repeat visitors should not always see the same action for the same mood. The site should rotate among available actions.</w:t>
      </w:r>
    </w:p>
    <w:p w14:paraId="745BAB26" w14:textId="77777777" w:rsidR="0068505C" w:rsidRDefault="00000000">
      <w:pPr>
        <w:pStyle w:val="ListBullet"/>
        <w:spacing w:after="20"/>
      </w:pPr>
      <w:r>
        <w:t>At launch: each mood should have 10 available actions.</w:t>
      </w:r>
    </w:p>
    <w:p w14:paraId="7BC1D8B9" w14:textId="77777777" w:rsidR="0068505C" w:rsidRDefault="00000000">
      <w:pPr>
        <w:pStyle w:val="ListBullet"/>
        <w:spacing w:after="20"/>
      </w:pPr>
      <w:r>
        <w:t>Future-ready: each mood should support 30 or more actions without rebuilding the site.</w:t>
      </w:r>
    </w:p>
    <w:p w14:paraId="56A41E3A" w14:textId="77777777" w:rsidR="0068505C" w:rsidRDefault="00000000">
      <w:pPr>
        <w:pStyle w:val="ListBullet"/>
        <w:spacing w:after="20"/>
      </w:pPr>
      <w:r>
        <w:t>Suggested simple implementation: store the last action shown per mood in the visitor browser/local storage or user profile, then show a different or next action next time.</w:t>
      </w:r>
    </w:p>
    <w:p w14:paraId="71287BFF" w14:textId="77777777" w:rsidR="0068505C" w:rsidRDefault="00000000">
      <w:pPr>
        <w:pStyle w:val="ListBullet"/>
        <w:spacing w:after="20"/>
      </w:pPr>
      <w:r>
        <w:t>For profile users, action history may be stored with the user record so paid downloads can avoid repeats.</w:t>
      </w:r>
    </w:p>
    <w:p w14:paraId="3929D92D" w14:textId="77777777" w:rsidR="0068505C" w:rsidRDefault="00000000">
      <w:pPr>
        <w:pStyle w:val="ListBullet"/>
        <w:spacing w:after="20"/>
      </w:pPr>
      <w:r>
        <w:t>For paid 7-day and 30-day downloads, the PDF should not repeat the same action within that paid plan.</w:t>
      </w:r>
    </w:p>
    <w:p w14:paraId="157D70C9" w14:textId="77777777" w:rsidR="003E3FA4" w:rsidRDefault="003E3FA4" w:rsidP="003E3FA4">
      <w:pPr>
        <w:pStyle w:val="ListBullet"/>
        <w:numPr>
          <w:ilvl w:val="0"/>
          <w:numId w:val="0"/>
        </w:numPr>
        <w:spacing w:after="20"/>
      </w:pPr>
    </w:p>
    <w:p w14:paraId="085C95E8" w14:textId="77777777" w:rsidR="0068505C" w:rsidRPr="00C34EEF" w:rsidRDefault="00000000" w:rsidP="00C34EEF">
      <w:pPr>
        <w:pStyle w:val="Heading1"/>
        <w:shd w:val="clear" w:color="auto" w:fill="D9D9D9" w:themeFill="background1" w:themeFillShade="D9"/>
        <w:rPr>
          <w:rFonts w:ascii="Times New Roman" w:eastAsia="Times New Roman" w:hAnsi="Times New Roman" w:cs="Times New Roman"/>
          <w:sz w:val="28"/>
        </w:rPr>
      </w:pPr>
      <w:bookmarkStart w:id="10" w:name="_Toc235466112"/>
      <w:r w:rsidRPr="00C34EEF">
        <w:rPr>
          <w:rFonts w:ascii="Times New Roman" w:eastAsia="Times New Roman" w:hAnsi="Times New Roman" w:cs="Times New Roman"/>
          <w:sz w:val="28"/>
        </w:rPr>
        <w:lastRenderedPageBreak/>
        <w:t xml:space="preserve">9. Paid Products and </w:t>
      </w:r>
      <w:proofErr w:type="spellStart"/>
      <w:r w:rsidRPr="00C34EEF">
        <w:rPr>
          <w:rFonts w:ascii="Times New Roman" w:eastAsia="Times New Roman" w:hAnsi="Times New Roman" w:cs="Times New Roman"/>
          <w:sz w:val="28"/>
        </w:rPr>
        <w:t>Monetisation</w:t>
      </w:r>
      <w:bookmarkEnd w:id="10"/>
      <w:proofErr w:type="spellEnd"/>
    </w:p>
    <w:tbl>
      <w:tblPr>
        <w:tblStyle w:val="TableGrid"/>
        <w:tblW w:w="0" w:type="auto"/>
        <w:jc w:val="center"/>
        <w:tblLook w:val="04A0" w:firstRow="1" w:lastRow="0" w:firstColumn="1" w:lastColumn="0" w:noHBand="0" w:noVBand="1"/>
      </w:tblPr>
      <w:tblGrid>
        <w:gridCol w:w="3022"/>
        <w:gridCol w:w="7192"/>
      </w:tblGrid>
      <w:tr w:rsidR="0068505C" w14:paraId="1ED12499" w14:textId="77777777">
        <w:trPr>
          <w:jc w:val="center"/>
        </w:trPr>
        <w:tc>
          <w:tcPr>
            <w:tcW w:w="3024" w:type="dxa"/>
            <w:shd w:val="clear" w:color="auto" w:fill="5A2675"/>
            <w:vAlign w:val="center"/>
          </w:tcPr>
          <w:p w14:paraId="62EF9250" w14:textId="77777777" w:rsidR="0068505C" w:rsidRDefault="00000000">
            <w:pPr>
              <w:spacing w:after="0"/>
            </w:pPr>
            <w:r>
              <w:rPr>
                <w:b/>
                <w:color w:val="FFFFFF"/>
              </w:rPr>
              <w:t xml:space="preserve">Product / </w:t>
            </w:r>
            <w:proofErr w:type="spellStart"/>
            <w:r>
              <w:rPr>
                <w:b/>
                <w:color w:val="FFFFFF"/>
              </w:rPr>
              <w:t>monetisation</w:t>
            </w:r>
            <w:proofErr w:type="spellEnd"/>
            <w:r>
              <w:rPr>
                <w:b/>
                <w:color w:val="FFFFFF"/>
              </w:rPr>
              <w:t xml:space="preserve"> method</w:t>
            </w:r>
          </w:p>
        </w:tc>
        <w:tc>
          <w:tcPr>
            <w:tcW w:w="7200" w:type="dxa"/>
            <w:shd w:val="clear" w:color="auto" w:fill="5A2675"/>
            <w:vAlign w:val="center"/>
          </w:tcPr>
          <w:p w14:paraId="1BCCE746" w14:textId="77777777" w:rsidR="0068505C" w:rsidRDefault="00000000">
            <w:pPr>
              <w:spacing w:after="0"/>
            </w:pPr>
            <w:r>
              <w:rPr>
                <w:b/>
                <w:color w:val="FFFFFF"/>
              </w:rPr>
              <w:t>Requirement</w:t>
            </w:r>
          </w:p>
        </w:tc>
      </w:tr>
      <w:tr w:rsidR="0068505C" w14:paraId="2CDC5EA7" w14:textId="77777777">
        <w:trPr>
          <w:jc w:val="center"/>
        </w:trPr>
        <w:tc>
          <w:tcPr>
            <w:tcW w:w="3024" w:type="dxa"/>
          </w:tcPr>
          <w:p w14:paraId="5875D5F3" w14:textId="77777777" w:rsidR="0068505C" w:rsidRDefault="00000000">
            <w:pPr>
              <w:spacing w:after="0"/>
            </w:pPr>
            <w:r>
              <w:t>Free tool</w:t>
            </w:r>
          </w:p>
        </w:tc>
        <w:tc>
          <w:tcPr>
            <w:tcW w:w="7200" w:type="dxa"/>
          </w:tcPr>
          <w:p w14:paraId="3B9DB959" w14:textId="77777777" w:rsidR="0068505C" w:rsidRDefault="00000000">
            <w:pPr>
              <w:spacing w:after="0"/>
            </w:pPr>
            <w:r>
              <w:t>Available without profile creation.</w:t>
            </w:r>
          </w:p>
        </w:tc>
      </w:tr>
      <w:tr w:rsidR="0068505C" w14:paraId="39DA53D2" w14:textId="77777777">
        <w:trPr>
          <w:jc w:val="center"/>
        </w:trPr>
        <w:tc>
          <w:tcPr>
            <w:tcW w:w="3024" w:type="dxa"/>
          </w:tcPr>
          <w:p w14:paraId="1D2805E9" w14:textId="77777777" w:rsidR="0068505C" w:rsidRDefault="002D4FE0">
            <w:pPr>
              <w:spacing w:after="0"/>
            </w:pPr>
            <w:r>
              <w:t>US$</w:t>
            </w:r>
            <w:r w:rsidR="00C34EEF">
              <w:t>7</w:t>
            </w:r>
            <w:r>
              <w:t xml:space="preserve"> seven-day PDF/download</w:t>
            </w:r>
          </w:p>
        </w:tc>
        <w:tc>
          <w:tcPr>
            <w:tcW w:w="7200" w:type="dxa"/>
          </w:tcPr>
          <w:p w14:paraId="59F6BF68" w14:textId="77777777" w:rsidR="0068505C" w:rsidRDefault="00000000">
            <w:pPr>
              <w:spacing w:after="0"/>
            </w:pPr>
            <w:proofErr w:type="spellStart"/>
            <w:r>
              <w:t>Personalised</w:t>
            </w:r>
            <w:proofErr w:type="spellEnd"/>
            <w:r>
              <w:t xml:space="preserve"> 7-day </w:t>
            </w:r>
            <w:proofErr w:type="spellStart"/>
            <w:r>
              <w:t>MoodFlip</w:t>
            </w:r>
            <w:proofErr w:type="spellEnd"/>
            <w:r>
              <w:t xml:space="preserve"> plan based on saved moods/check-ins. Automatic payment and delivery</w:t>
            </w:r>
            <w:r w:rsidR="00C34EEF">
              <w:t xml:space="preserve"> in e-mail</w:t>
            </w:r>
            <w:r>
              <w:t>.</w:t>
            </w:r>
          </w:p>
          <w:p w14:paraId="23777BEF" w14:textId="3D64AEF3" w:rsidR="00473F3C" w:rsidRDefault="00473F3C">
            <w:pPr>
              <w:spacing w:after="0"/>
            </w:pPr>
            <w:ins w:id="11" w:author="joykonta@gmail.com" w:date="2026-07-27T16:07:00Z" w16du:dateUtc="2026-07-27T06:07:00Z">
              <w:r>
                <w:t>JK&gt;&gt; After the user has saved check-ins across 7 calendar days, show an offer for the US$7 paid 7-day PDF/download. Users may save a maximum of 3 check-ins per calendar day toward the report. The 7-day PDF may include up to 21 saved check-ins.</w:t>
              </w:r>
            </w:ins>
          </w:p>
        </w:tc>
      </w:tr>
      <w:tr w:rsidR="0068505C" w14:paraId="6B5B5C1A" w14:textId="77777777">
        <w:trPr>
          <w:jc w:val="center"/>
        </w:trPr>
        <w:tc>
          <w:tcPr>
            <w:tcW w:w="3024" w:type="dxa"/>
          </w:tcPr>
          <w:p w14:paraId="07CE6A85" w14:textId="77777777" w:rsidR="0068505C" w:rsidRDefault="002D4FE0">
            <w:pPr>
              <w:spacing w:after="0"/>
            </w:pPr>
            <w:r>
              <w:t>US$19</w:t>
            </w:r>
            <w:r w:rsidR="00C34EEF">
              <w:t xml:space="preserve"> </w:t>
            </w:r>
            <w:r>
              <w:t>thirty-day PDF/download</w:t>
            </w:r>
          </w:p>
        </w:tc>
        <w:tc>
          <w:tcPr>
            <w:tcW w:w="7200" w:type="dxa"/>
          </w:tcPr>
          <w:p w14:paraId="14D931E2" w14:textId="77777777" w:rsidR="0068505C" w:rsidRDefault="00000000">
            <w:pPr>
              <w:spacing w:after="0"/>
            </w:pPr>
            <w:r>
              <w:t>Later product with 30-day tracking/check-ins and no repeated actions within the plan.</w:t>
            </w:r>
          </w:p>
        </w:tc>
      </w:tr>
      <w:tr w:rsidR="00473F3C" w14:paraId="70738719" w14:textId="77777777">
        <w:trPr>
          <w:jc w:val="center"/>
          <w:ins w:id="12" w:author="joykonta@gmail.com" w:date="2026-07-27T16:11:00Z"/>
        </w:trPr>
        <w:tc>
          <w:tcPr>
            <w:tcW w:w="3024" w:type="dxa"/>
          </w:tcPr>
          <w:p w14:paraId="5EEF46BA" w14:textId="7EB629E3" w:rsidR="00473F3C" w:rsidRDefault="00473F3C">
            <w:pPr>
              <w:spacing w:after="0"/>
              <w:rPr>
                <w:ins w:id="13" w:author="joykonta@gmail.com" w:date="2026-07-27T16:11:00Z" w16du:dateUtc="2026-07-27T06:11:00Z"/>
              </w:rPr>
            </w:pPr>
            <w:ins w:id="14" w:author="joykonta@gmail.com" w:date="2026-07-27T16:12:00Z" w16du:dateUtc="2026-07-27T06:12:00Z">
              <w:r>
                <w:t>Sales prompts / paid offers</w:t>
              </w:r>
            </w:ins>
          </w:p>
        </w:tc>
        <w:tc>
          <w:tcPr>
            <w:tcW w:w="7200" w:type="dxa"/>
          </w:tcPr>
          <w:p w14:paraId="65595E5B" w14:textId="77777777" w:rsidR="00473F3C" w:rsidRPr="00473F3C" w:rsidRDefault="00473F3C" w:rsidP="00473F3C">
            <w:pPr>
              <w:spacing w:before="100" w:beforeAutospacing="1" w:after="100" w:afterAutospacing="1" w:line="240" w:lineRule="auto"/>
              <w:rPr>
                <w:ins w:id="15" w:author="joykonta@gmail.com" w:date="2026-07-27T16:14:00Z" w16du:dateUtc="2026-07-27T06:14:00Z"/>
                <w:sz w:val="24"/>
                <w:szCs w:val="24"/>
                <w:lang w:val="en-AU" w:eastAsia="en-AU"/>
              </w:rPr>
            </w:pPr>
            <w:ins w:id="16" w:author="joykonta@gmail.com" w:date="2026-07-27T16:14:00Z" w16du:dateUtc="2026-07-27T06:14:00Z">
              <w:r w:rsidRPr="00473F3C">
                <w:rPr>
                  <w:b/>
                  <w:bCs/>
                  <w:sz w:val="24"/>
                  <w:szCs w:val="24"/>
                  <w:lang w:val="en-AU" w:eastAsia="en-AU"/>
                </w:rPr>
                <w:t>Sales prompts / paid 7-day report offer</w:t>
              </w:r>
              <w:r w:rsidRPr="00473F3C">
                <w:rPr>
                  <w:sz w:val="24"/>
                  <w:szCs w:val="24"/>
                  <w:lang w:val="en-AU" w:eastAsia="en-AU"/>
                </w:rPr>
                <w:br/>
                <w:t xml:space="preserve">After the user saves their first </w:t>
              </w:r>
              <w:proofErr w:type="spellStart"/>
              <w:r w:rsidRPr="00473F3C">
                <w:rPr>
                  <w:sz w:val="24"/>
                  <w:szCs w:val="24"/>
                  <w:lang w:val="en-AU" w:eastAsia="en-AU"/>
                </w:rPr>
                <w:t>MoodFlip</w:t>
              </w:r>
              <w:proofErr w:type="spellEnd"/>
              <w:r w:rsidRPr="00473F3C">
                <w:rPr>
                  <w:sz w:val="24"/>
                  <w:szCs w:val="24"/>
                  <w:lang w:val="en-AU" w:eastAsia="en-AU"/>
                </w:rPr>
                <w:t xml:space="preserve"> check-in, show a friendly message explaining that they can build a personalised 7-Day </w:t>
              </w:r>
              <w:proofErr w:type="spellStart"/>
              <w:r w:rsidRPr="00473F3C">
                <w:rPr>
                  <w:sz w:val="24"/>
                  <w:szCs w:val="24"/>
                  <w:lang w:val="en-AU" w:eastAsia="en-AU"/>
                </w:rPr>
                <w:t>MoodFlip</w:t>
              </w:r>
              <w:proofErr w:type="spellEnd"/>
              <w:r w:rsidRPr="00473F3C">
                <w:rPr>
                  <w:sz w:val="24"/>
                  <w:szCs w:val="24"/>
                  <w:lang w:val="en-AU" w:eastAsia="en-AU"/>
                </w:rPr>
                <w:t xml:space="preserve"> Report.</w:t>
              </w:r>
            </w:ins>
          </w:p>
          <w:p w14:paraId="3085B362" w14:textId="77777777" w:rsidR="00473F3C" w:rsidRPr="00473F3C" w:rsidRDefault="00473F3C" w:rsidP="00473F3C">
            <w:pPr>
              <w:spacing w:before="100" w:beforeAutospacing="1" w:after="100" w:afterAutospacing="1" w:line="240" w:lineRule="auto"/>
              <w:rPr>
                <w:ins w:id="17" w:author="joykonta@gmail.com" w:date="2026-07-27T16:14:00Z" w16du:dateUtc="2026-07-27T06:14:00Z"/>
                <w:sz w:val="24"/>
                <w:szCs w:val="24"/>
                <w:lang w:val="en-AU" w:eastAsia="en-AU"/>
              </w:rPr>
            </w:pPr>
            <w:ins w:id="18" w:author="joykonta@gmail.com" w:date="2026-07-27T16:14:00Z" w16du:dateUtc="2026-07-27T06:14:00Z">
              <w:r w:rsidRPr="00473F3C">
                <w:rPr>
                  <w:sz w:val="24"/>
                  <w:szCs w:val="24"/>
                  <w:lang w:val="en-AU" w:eastAsia="en-AU"/>
                </w:rPr>
                <w:t xml:space="preserve">Users may save a maximum of </w:t>
              </w:r>
              <w:r w:rsidRPr="00473F3C">
                <w:rPr>
                  <w:b/>
                  <w:bCs/>
                  <w:sz w:val="24"/>
                  <w:szCs w:val="24"/>
                  <w:lang w:val="en-AU" w:eastAsia="en-AU"/>
                </w:rPr>
                <w:t xml:space="preserve">3 </w:t>
              </w:r>
              <w:proofErr w:type="spellStart"/>
              <w:r w:rsidRPr="00473F3C">
                <w:rPr>
                  <w:b/>
                  <w:bCs/>
                  <w:sz w:val="24"/>
                  <w:szCs w:val="24"/>
                  <w:lang w:val="en-AU" w:eastAsia="en-AU"/>
                </w:rPr>
                <w:t>MoodFlip</w:t>
              </w:r>
              <w:proofErr w:type="spellEnd"/>
              <w:r w:rsidRPr="00473F3C">
                <w:rPr>
                  <w:b/>
                  <w:bCs/>
                  <w:sz w:val="24"/>
                  <w:szCs w:val="24"/>
                  <w:lang w:val="en-AU" w:eastAsia="en-AU"/>
                </w:rPr>
                <w:t xml:space="preserve"> check-ins per calendar day</w:t>
              </w:r>
              <w:r w:rsidRPr="00473F3C">
                <w:rPr>
                  <w:sz w:val="24"/>
                  <w:szCs w:val="24"/>
                  <w:lang w:val="en-AU" w:eastAsia="en-AU"/>
                </w:rPr>
                <w:t xml:space="preserve"> toward their report. They may continue using the free </w:t>
              </w:r>
              <w:proofErr w:type="spellStart"/>
              <w:r w:rsidRPr="00473F3C">
                <w:rPr>
                  <w:sz w:val="24"/>
                  <w:szCs w:val="24"/>
                  <w:lang w:val="en-AU" w:eastAsia="en-AU"/>
                </w:rPr>
                <w:t>MoodFlip</w:t>
              </w:r>
              <w:proofErr w:type="spellEnd"/>
              <w:r w:rsidRPr="00473F3C">
                <w:rPr>
                  <w:sz w:val="24"/>
                  <w:szCs w:val="24"/>
                  <w:lang w:val="en-AU" w:eastAsia="en-AU"/>
                </w:rPr>
                <w:t xml:space="preserve"> tool more than 3 times per day, but only 3 saved check-ins per day count toward the paid report.</w:t>
              </w:r>
            </w:ins>
          </w:p>
          <w:p w14:paraId="143F86C7" w14:textId="77777777" w:rsidR="00473F3C" w:rsidRPr="00473F3C" w:rsidRDefault="00473F3C" w:rsidP="00473F3C">
            <w:pPr>
              <w:spacing w:before="100" w:beforeAutospacing="1" w:after="100" w:afterAutospacing="1" w:line="240" w:lineRule="auto"/>
              <w:rPr>
                <w:ins w:id="19" w:author="joykonta@gmail.com" w:date="2026-07-27T16:14:00Z" w16du:dateUtc="2026-07-27T06:14:00Z"/>
                <w:sz w:val="24"/>
                <w:szCs w:val="24"/>
                <w:lang w:val="en-AU" w:eastAsia="en-AU"/>
              </w:rPr>
            </w:pPr>
            <w:ins w:id="20" w:author="joykonta@gmail.com" w:date="2026-07-27T16:14:00Z" w16du:dateUtc="2026-07-27T06:14:00Z">
              <w:r w:rsidRPr="00473F3C">
                <w:rPr>
                  <w:sz w:val="24"/>
                  <w:szCs w:val="24"/>
                  <w:lang w:val="en-AU" w:eastAsia="en-AU"/>
                </w:rPr>
                <w:t xml:space="preserve">From the </w:t>
              </w:r>
              <w:r w:rsidRPr="00473F3C">
                <w:rPr>
                  <w:b/>
                  <w:bCs/>
                  <w:sz w:val="24"/>
                  <w:szCs w:val="24"/>
                  <w:lang w:val="en-AU" w:eastAsia="en-AU"/>
                </w:rPr>
                <w:t>2nd saved calendar day onward</w:t>
              </w:r>
              <w:r w:rsidRPr="00473F3C">
                <w:rPr>
                  <w:sz w:val="24"/>
                  <w:szCs w:val="24"/>
                  <w:lang w:val="en-AU" w:eastAsia="en-AU"/>
                </w:rPr>
                <w:t xml:space="preserve">, show a daily reminder/popup explaining that the user is building a personalised 7-Day </w:t>
              </w:r>
              <w:proofErr w:type="spellStart"/>
              <w:r w:rsidRPr="00473F3C">
                <w:rPr>
                  <w:sz w:val="24"/>
                  <w:szCs w:val="24"/>
                  <w:lang w:val="en-AU" w:eastAsia="en-AU"/>
                </w:rPr>
                <w:t>MoodFlip</w:t>
              </w:r>
              <w:proofErr w:type="spellEnd"/>
              <w:r w:rsidRPr="00473F3C">
                <w:rPr>
                  <w:sz w:val="24"/>
                  <w:szCs w:val="24"/>
                  <w:lang w:val="en-AU" w:eastAsia="en-AU"/>
                </w:rPr>
                <w:t xml:space="preserve"> Report, available for </w:t>
              </w:r>
              <w:r w:rsidRPr="00473F3C">
                <w:rPr>
                  <w:b/>
                  <w:bCs/>
                  <w:sz w:val="24"/>
                  <w:szCs w:val="24"/>
                  <w:lang w:val="en-AU" w:eastAsia="en-AU"/>
                </w:rPr>
                <w:t>US$7</w:t>
              </w:r>
              <w:r w:rsidRPr="00473F3C">
                <w:rPr>
                  <w:sz w:val="24"/>
                  <w:szCs w:val="24"/>
                  <w:lang w:val="en-AU" w:eastAsia="en-AU"/>
                </w:rPr>
                <w:t xml:space="preserve"> once the 7-day requirement is complete. This reminder should appear no more than once per day.</w:t>
              </w:r>
            </w:ins>
          </w:p>
          <w:p w14:paraId="64224167" w14:textId="77777777" w:rsidR="00473F3C" w:rsidRPr="00473F3C" w:rsidRDefault="00473F3C" w:rsidP="00473F3C">
            <w:pPr>
              <w:spacing w:before="100" w:beforeAutospacing="1" w:after="100" w:afterAutospacing="1" w:line="240" w:lineRule="auto"/>
              <w:rPr>
                <w:ins w:id="21" w:author="joykonta@gmail.com" w:date="2026-07-27T16:14:00Z" w16du:dateUtc="2026-07-27T06:14:00Z"/>
                <w:sz w:val="24"/>
                <w:szCs w:val="24"/>
                <w:lang w:val="en-AU" w:eastAsia="en-AU"/>
              </w:rPr>
            </w:pPr>
            <w:ins w:id="22" w:author="joykonta@gmail.com" w:date="2026-07-27T16:14:00Z" w16du:dateUtc="2026-07-27T06:14:00Z">
              <w:r w:rsidRPr="00473F3C">
                <w:rPr>
                  <w:sz w:val="24"/>
                  <w:szCs w:val="24"/>
                  <w:lang w:val="en-AU" w:eastAsia="en-AU"/>
                </w:rPr>
                <w:t xml:space="preserve">The 7-day PDF becomes available after the user has saved check-ins across </w:t>
              </w:r>
              <w:r w:rsidRPr="00473F3C">
                <w:rPr>
                  <w:b/>
                  <w:bCs/>
                  <w:sz w:val="24"/>
                  <w:szCs w:val="24"/>
                  <w:lang w:val="en-AU" w:eastAsia="en-AU"/>
                </w:rPr>
                <w:t>7 calendar days</w:t>
              </w:r>
              <w:r w:rsidRPr="00473F3C">
                <w:rPr>
                  <w:sz w:val="24"/>
                  <w:szCs w:val="24"/>
                  <w:lang w:val="en-AU" w:eastAsia="en-AU"/>
                </w:rPr>
                <w:t xml:space="preserve">. The 7-day PDF may include up to </w:t>
              </w:r>
              <w:r w:rsidRPr="00473F3C">
                <w:rPr>
                  <w:b/>
                  <w:bCs/>
                  <w:sz w:val="24"/>
                  <w:szCs w:val="24"/>
                  <w:lang w:val="en-AU" w:eastAsia="en-AU"/>
                </w:rPr>
                <w:t>21 saved check-ins</w:t>
              </w:r>
              <w:r w:rsidRPr="00473F3C">
                <w:rPr>
                  <w:sz w:val="24"/>
                  <w:szCs w:val="24"/>
                  <w:lang w:val="en-AU" w:eastAsia="en-AU"/>
                </w:rPr>
                <w:t>.</w:t>
              </w:r>
            </w:ins>
          </w:p>
          <w:p w14:paraId="113406B4" w14:textId="77777777" w:rsidR="00473F3C" w:rsidRPr="00473F3C" w:rsidRDefault="00473F3C" w:rsidP="00473F3C">
            <w:pPr>
              <w:spacing w:before="100" w:beforeAutospacing="1" w:after="100" w:afterAutospacing="1" w:line="240" w:lineRule="auto"/>
              <w:rPr>
                <w:ins w:id="23" w:author="joykonta@gmail.com" w:date="2026-07-27T16:14:00Z" w16du:dateUtc="2026-07-27T06:14:00Z"/>
                <w:sz w:val="24"/>
                <w:szCs w:val="24"/>
                <w:lang w:val="en-AU" w:eastAsia="en-AU"/>
              </w:rPr>
            </w:pPr>
            <w:ins w:id="24" w:author="joykonta@gmail.com" w:date="2026-07-27T16:14:00Z" w16du:dateUtc="2026-07-27T06:14:00Z">
              <w:r w:rsidRPr="00473F3C">
                <w:rPr>
                  <w:sz w:val="24"/>
                  <w:szCs w:val="24"/>
                  <w:lang w:val="en-AU" w:eastAsia="en-AU"/>
                </w:rPr>
                <w:t xml:space="preserve">Once the 7-day requirement is reached, show the final purchase prompt for the </w:t>
              </w:r>
              <w:r w:rsidRPr="00473F3C">
                <w:rPr>
                  <w:b/>
                  <w:bCs/>
                  <w:sz w:val="24"/>
                  <w:szCs w:val="24"/>
                  <w:lang w:val="en-AU" w:eastAsia="en-AU"/>
                </w:rPr>
                <w:t>US$7 paid 7-day PDF/download</w:t>
              </w:r>
              <w:r w:rsidRPr="00473F3C">
                <w:rPr>
                  <w:sz w:val="24"/>
                  <w:szCs w:val="24"/>
                  <w:lang w:val="en-AU" w:eastAsia="en-AU"/>
                </w:rPr>
                <w:t>.</w:t>
              </w:r>
            </w:ins>
          </w:p>
          <w:p w14:paraId="1C7931AD" w14:textId="77777777" w:rsidR="00473F3C" w:rsidRDefault="00473F3C">
            <w:pPr>
              <w:spacing w:before="100" w:beforeAutospacing="1" w:after="100" w:afterAutospacing="1" w:line="240" w:lineRule="auto"/>
              <w:rPr>
                <w:ins w:id="25" w:author="joykonta@gmail.com" w:date="2026-07-27T16:11:00Z" w16du:dateUtc="2026-07-27T06:11:00Z"/>
              </w:rPr>
              <w:pPrChange w:id="26" w:author="joykonta@gmail.com" w:date="2026-07-27T16:14:00Z" w16du:dateUtc="2026-07-27T06:14:00Z">
                <w:pPr>
                  <w:spacing w:after="0"/>
                </w:pPr>
              </w:pPrChange>
            </w:pPr>
          </w:p>
        </w:tc>
      </w:tr>
      <w:tr w:rsidR="0068505C" w14:paraId="48023DAC" w14:textId="77777777">
        <w:trPr>
          <w:jc w:val="center"/>
        </w:trPr>
        <w:tc>
          <w:tcPr>
            <w:tcW w:w="3024" w:type="dxa"/>
          </w:tcPr>
          <w:p w14:paraId="2AE949B5" w14:textId="77777777" w:rsidR="0068505C" w:rsidRDefault="00000000">
            <w:pPr>
              <w:spacing w:after="0"/>
            </w:pPr>
            <w:r>
              <w:t>AdSense</w:t>
            </w:r>
          </w:p>
        </w:tc>
        <w:tc>
          <w:tcPr>
            <w:tcW w:w="7200" w:type="dxa"/>
          </w:tcPr>
          <w:p w14:paraId="52BD6CC2" w14:textId="77777777" w:rsidR="0068505C" w:rsidRDefault="00000000">
            <w:pPr>
              <w:spacing w:after="0"/>
            </w:pPr>
            <w:r>
              <w:t>Site should be AdSense-ready, but approval and ranking cannot be guaranteed.</w:t>
            </w:r>
          </w:p>
        </w:tc>
      </w:tr>
      <w:tr w:rsidR="0068505C" w14:paraId="0F5BCFAA" w14:textId="77777777">
        <w:trPr>
          <w:jc w:val="center"/>
        </w:trPr>
        <w:tc>
          <w:tcPr>
            <w:tcW w:w="3024" w:type="dxa"/>
          </w:tcPr>
          <w:p w14:paraId="1904B83E" w14:textId="77777777" w:rsidR="0068505C" w:rsidRDefault="00000000">
            <w:pPr>
              <w:spacing w:after="0"/>
            </w:pPr>
            <w:r>
              <w:t>Email offers</w:t>
            </w:r>
          </w:p>
        </w:tc>
        <w:tc>
          <w:tcPr>
            <w:tcW w:w="7200" w:type="dxa"/>
          </w:tcPr>
          <w:p w14:paraId="651CE44F" w14:textId="77777777" w:rsidR="00BC1CBD" w:rsidRDefault="00BC1CBD">
            <w:pPr>
              <w:spacing w:after="0"/>
            </w:pPr>
            <w:r>
              <w:t xml:space="preserve">Please include a </w:t>
            </w:r>
            <w:r w:rsidRPr="00BC1CBD">
              <w:rPr>
                <w:b/>
                <w:bCs/>
              </w:rPr>
              <w:t>simple admin dashboard</w:t>
            </w:r>
            <w:r>
              <w:t xml:space="preserve"> where I can securely log in </w:t>
            </w:r>
            <w:proofErr w:type="gramStart"/>
            <w:r>
              <w:t>and;</w:t>
            </w:r>
            <w:proofErr w:type="gramEnd"/>
          </w:p>
          <w:p w14:paraId="206F96F9" w14:textId="77777777" w:rsidR="00BC1CBD" w:rsidRDefault="00BC1CBD" w:rsidP="00BC1CBD">
            <w:pPr>
              <w:pStyle w:val="ListParagraph"/>
              <w:numPr>
                <w:ilvl w:val="0"/>
                <w:numId w:val="13"/>
              </w:numPr>
              <w:spacing w:after="0"/>
            </w:pPr>
            <w:r>
              <w:t xml:space="preserve">view registered </w:t>
            </w:r>
            <w:proofErr w:type="gramStart"/>
            <w:r>
              <w:t>users</w:t>
            </w:r>
            <w:proofErr w:type="gramEnd"/>
            <w:r>
              <w:t xml:space="preserve"> names, </w:t>
            </w:r>
          </w:p>
          <w:p w14:paraId="73FF93FD" w14:textId="77777777" w:rsidR="00BC1CBD" w:rsidRDefault="00BC1CBD" w:rsidP="00BC1CBD">
            <w:pPr>
              <w:pStyle w:val="ListParagraph"/>
              <w:numPr>
                <w:ilvl w:val="0"/>
                <w:numId w:val="13"/>
              </w:numPr>
              <w:spacing w:after="0"/>
            </w:pPr>
            <w:r>
              <w:t xml:space="preserve">their email addresses, </w:t>
            </w:r>
          </w:p>
          <w:p w14:paraId="2EDD4054" w14:textId="77777777" w:rsidR="00BC1CBD" w:rsidRDefault="00BC1CBD" w:rsidP="00BC1CBD">
            <w:pPr>
              <w:pStyle w:val="ListParagraph"/>
              <w:numPr>
                <w:ilvl w:val="0"/>
                <w:numId w:val="13"/>
              </w:numPr>
              <w:spacing w:after="0"/>
            </w:pPr>
            <w:r>
              <w:t xml:space="preserve">saved moods/check-ins, </w:t>
            </w:r>
          </w:p>
          <w:p w14:paraId="78F9B43F" w14:textId="77777777" w:rsidR="00BC1CBD" w:rsidRDefault="00BC1CBD" w:rsidP="00BC1CBD">
            <w:pPr>
              <w:pStyle w:val="ListParagraph"/>
              <w:numPr>
                <w:ilvl w:val="0"/>
                <w:numId w:val="13"/>
              </w:numPr>
              <w:spacing w:after="0"/>
            </w:pPr>
            <w:r>
              <w:t xml:space="preserve">purchase status (active when they bought the PDF already, inactive when they haven`t yet), and </w:t>
            </w:r>
          </w:p>
          <w:p w14:paraId="1E84DE02" w14:textId="77777777" w:rsidR="00BC1CBD" w:rsidRDefault="00BC1CBD" w:rsidP="00BC1CBD">
            <w:pPr>
              <w:pStyle w:val="ListParagraph"/>
              <w:numPr>
                <w:ilvl w:val="0"/>
                <w:numId w:val="13"/>
              </w:numPr>
              <w:spacing w:after="0"/>
            </w:pPr>
            <w:r>
              <w:t xml:space="preserve">export users/emails to CSV. </w:t>
            </w:r>
          </w:p>
          <w:p w14:paraId="6A45B5C9" w14:textId="77777777" w:rsidR="0068505C" w:rsidRDefault="00BC1CBD" w:rsidP="00BC1CBD">
            <w:pPr>
              <w:spacing w:after="0"/>
              <w:ind w:left="360"/>
            </w:pPr>
            <w:r>
              <w:t>I do not need a complex email campaign system at launch.</w:t>
            </w:r>
          </w:p>
        </w:tc>
      </w:tr>
      <w:tr w:rsidR="00C25990" w14:paraId="0C3EE7E8" w14:textId="77777777">
        <w:trPr>
          <w:jc w:val="center"/>
        </w:trPr>
        <w:tc>
          <w:tcPr>
            <w:tcW w:w="3024" w:type="dxa"/>
          </w:tcPr>
          <w:p w14:paraId="503A78F6" w14:textId="77777777" w:rsidR="00C25990" w:rsidRPr="008318B7" w:rsidRDefault="00000000">
            <w:r w:rsidRPr="008318B7">
              <w:t>Affiliate links</w:t>
            </w:r>
          </w:p>
        </w:tc>
        <w:tc>
          <w:tcPr>
            <w:tcW w:w="7200" w:type="dxa"/>
          </w:tcPr>
          <w:p w14:paraId="6E3F44CA" w14:textId="77777777" w:rsidR="00C25990" w:rsidRPr="008318B7" w:rsidRDefault="00000000">
            <w:r w:rsidRPr="008318B7">
              <w:t xml:space="preserve">Not required at launch. Earlier correspondence mentioned affiliate integration, but current requirement is to focus on </w:t>
            </w:r>
            <w:proofErr w:type="spellStart"/>
            <w:r w:rsidRPr="008318B7">
              <w:t>MoodFlip’s</w:t>
            </w:r>
            <w:proofErr w:type="spellEnd"/>
            <w:r w:rsidRPr="008318B7">
              <w:t xml:space="preserve"> own paid products and avoid third-party affiliate links.</w:t>
            </w:r>
          </w:p>
        </w:tc>
      </w:tr>
      <w:tr w:rsidR="00C25990" w14:paraId="68F3C591" w14:textId="77777777">
        <w:trPr>
          <w:jc w:val="center"/>
        </w:trPr>
        <w:tc>
          <w:tcPr>
            <w:tcW w:w="3024" w:type="dxa"/>
          </w:tcPr>
          <w:p w14:paraId="64535FC2" w14:textId="77777777" w:rsidR="00C25990" w:rsidRPr="008318B7" w:rsidRDefault="00000000">
            <w:r w:rsidRPr="008318B7">
              <w:lastRenderedPageBreak/>
              <w:t>Sales popups / paid offers</w:t>
            </w:r>
          </w:p>
        </w:tc>
        <w:tc>
          <w:tcPr>
            <w:tcW w:w="7200" w:type="dxa"/>
          </w:tcPr>
          <w:p w14:paraId="6D8D8352" w14:textId="2BB61900" w:rsidR="00C25990" w:rsidRPr="008318B7" w:rsidRDefault="00000000">
            <w:r w:rsidRPr="008318B7">
              <w:t xml:space="preserve">After </w:t>
            </w:r>
            <w:del w:id="27" w:author="joykonta@gmail.com" w:date="2026-07-27T16:21:00Z" w16du:dateUtc="2026-07-27T06:21:00Z">
              <w:r w:rsidRPr="008318B7" w:rsidDel="00F4229E">
                <w:delText>7</w:delText>
              </w:r>
            </w:del>
            <w:ins w:id="28" w:author="joykonta@gmail.com" w:date="2026-07-27T16:21:00Z" w16du:dateUtc="2026-07-27T06:21:00Z">
              <w:r w:rsidR="00F4229E">
                <w:t>2</w:t>
              </w:r>
            </w:ins>
            <w:r w:rsidRPr="008318B7">
              <w:t xml:space="preserve"> saved mood/check-in entries, show an offer for the US$7 paid 7-day PDF/download. Later, the same structure should support a 30-day offer when the 30-day product is introduced.</w:t>
            </w:r>
          </w:p>
        </w:tc>
      </w:tr>
    </w:tbl>
    <w:p w14:paraId="6AEF315A" w14:textId="77777777" w:rsidR="003E3FA4" w:rsidRDefault="003E3FA4"/>
    <w:p w14:paraId="670D974A" w14:textId="77777777" w:rsidR="0068505C" w:rsidRPr="004A5C63" w:rsidRDefault="00000000" w:rsidP="004A5C63">
      <w:pPr>
        <w:pStyle w:val="Heading1"/>
        <w:shd w:val="clear" w:color="auto" w:fill="D9D9D9" w:themeFill="background1" w:themeFillShade="D9"/>
        <w:rPr>
          <w:rFonts w:ascii="Times New Roman" w:eastAsia="Times New Roman" w:hAnsi="Times New Roman" w:cs="Times New Roman"/>
          <w:sz w:val="28"/>
        </w:rPr>
      </w:pPr>
      <w:bookmarkStart w:id="29" w:name="_Toc235466113"/>
      <w:r w:rsidRPr="004A5C63">
        <w:rPr>
          <w:rFonts w:ascii="Times New Roman" w:eastAsia="Times New Roman" w:hAnsi="Times New Roman" w:cs="Times New Roman"/>
          <w:sz w:val="28"/>
        </w:rPr>
        <w:t>10. User Profiles, Email Capture and Data Storage</w:t>
      </w:r>
      <w:bookmarkEnd w:id="29"/>
    </w:p>
    <w:p w14:paraId="0F71D7B7" w14:textId="5609CD6E" w:rsidR="0068505C" w:rsidRDefault="004A5C63">
      <w:r>
        <w:t xml:space="preserve">Creating a profile is optional. The free basic tool must work without a profile. A profile is used for saving check-ins, creating </w:t>
      </w:r>
      <w:r w:rsidR="008318B7">
        <w:t>personalized</w:t>
      </w:r>
      <w:r>
        <w:t xml:space="preserve"> </w:t>
      </w:r>
      <w:proofErr w:type="gramStart"/>
      <w:r>
        <w:t>downloads</w:t>
      </w:r>
      <w:proofErr w:type="gramEnd"/>
      <w:r>
        <w:t xml:space="preserve"> and making future offers. </w:t>
      </w:r>
    </w:p>
    <w:p w14:paraId="1D6D3530" w14:textId="77777777" w:rsidR="004A5C63" w:rsidRDefault="004A5C63">
      <w:r>
        <w:t xml:space="preserve">A button needs to appear right under the 60 sec action; SAVE MY PROFILE. </w:t>
      </w:r>
    </w:p>
    <w:p w14:paraId="019E44A3" w14:textId="0C0AF3A4" w:rsidR="004A5C63" w:rsidRDefault="004A5C63" w:rsidP="004A5C63">
      <w:r>
        <w:t xml:space="preserve">We need to </w:t>
      </w:r>
      <w:r w:rsidR="00881F72">
        <w:t>keep track/</w:t>
      </w:r>
      <w:r>
        <w:t xml:space="preserve">store the user`s login date and site visit number. </w:t>
      </w:r>
      <w:r w:rsidR="00881F72">
        <w:t>The site should track anonymous repeat visits using browser storage/cookies where appropriate. When a visitor returns for the second time, show a pop-up inviting them to create a profile.</w:t>
      </w:r>
      <w:r w:rsidR="008318B7">
        <w:t xml:space="preserve"> </w:t>
      </w:r>
      <w:r>
        <w:t>When the visit number reaches 2 (meaning they visit the site for the 2</w:t>
      </w:r>
      <w:r w:rsidRPr="004A5C63">
        <w:rPr>
          <w:vertAlign w:val="superscript"/>
        </w:rPr>
        <w:t>nd</w:t>
      </w:r>
      <w:r>
        <w:t xml:space="preserve"> time) the site pops up a pop-up window asking if the user wanted to create a profile which allows them to save the action prompts. Approved short consent wording:</w:t>
      </w:r>
    </w:p>
    <w:p w14:paraId="2FBBDEA8" w14:textId="77777777" w:rsidR="004A5C63" w:rsidRDefault="004A5C63" w:rsidP="004A5C63">
      <w:pPr>
        <w:ind w:left="360"/>
      </w:pPr>
      <w:r>
        <w:rPr>
          <w:i/>
        </w:rPr>
        <w:t xml:space="preserve">By creating a profile, you agree that </w:t>
      </w:r>
      <w:proofErr w:type="spellStart"/>
      <w:r>
        <w:rPr>
          <w:i/>
        </w:rPr>
        <w:t>MoodFlip</w:t>
      </w:r>
      <w:proofErr w:type="spellEnd"/>
      <w:r>
        <w:rPr>
          <w:i/>
        </w:rPr>
        <w:t xml:space="preserve"> may store your email address, selected moods and dates, actions shown, and purchase history so we can create and offer personalized downloads.</w:t>
      </w:r>
    </w:p>
    <w:p w14:paraId="6E69B879" w14:textId="195EF332" w:rsidR="008318B7" w:rsidRDefault="008318B7" w:rsidP="008318B7">
      <w:pPr>
        <w:pStyle w:val="ListBullet"/>
        <w:numPr>
          <w:ilvl w:val="0"/>
          <w:numId w:val="0"/>
        </w:numPr>
      </w:pPr>
      <w:r w:rsidRPr="008318B7">
        <w:t>The system should use the saved check-in count to trigger the 7-day paid PDF offer and should be ready to trigger a 30-day offer later when the 30-day product is added.</w:t>
      </w:r>
    </w:p>
    <w:p w14:paraId="5B4FEBC8" w14:textId="77777777" w:rsidR="008318B7" w:rsidRDefault="008318B7" w:rsidP="008318B7">
      <w:pPr>
        <w:pStyle w:val="ListBullet"/>
        <w:numPr>
          <w:ilvl w:val="0"/>
          <w:numId w:val="0"/>
        </w:numPr>
      </w:pPr>
    </w:p>
    <w:p w14:paraId="3EB42E65" w14:textId="5F46DACA" w:rsidR="008318B7" w:rsidRPr="008318B7" w:rsidRDefault="008318B7" w:rsidP="008318B7">
      <w:pPr>
        <w:pStyle w:val="ListBullet"/>
        <w:numPr>
          <w:ilvl w:val="0"/>
          <w:numId w:val="0"/>
        </w:numPr>
        <w:rPr>
          <w:u w:val="single"/>
        </w:rPr>
      </w:pPr>
      <w:r w:rsidRPr="008318B7">
        <w:rPr>
          <w:u w:val="single"/>
        </w:rPr>
        <w:t xml:space="preserve">Profile data </w:t>
      </w:r>
      <w:proofErr w:type="gramStart"/>
      <w:r w:rsidRPr="008318B7">
        <w:rPr>
          <w:u w:val="single"/>
        </w:rPr>
        <w:t>fields;</w:t>
      </w:r>
      <w:proofErr w:type="gramEnd"/>
      <w:r w:rsidRPr="008318B7">
        <w:rPr>
          <w:u w:val="single"/>
        </w:rPr>
        <w:t xml:space="preserve"> </w:t>
      </w:r>
    </w:p>
    <w:p w14:paraId="2111F1AB" w14:textId="65C30C87" w:rsidR="008318B7" w:rsidRPr="008318B7" w:rsidRDefault="008318B7" w:rsidP="008318B7">
      <w:pPr>
        <w:pStyle w:val="ListBullet"/>
        <w:numPr>
          <w:ilvl w:val="0"/>
          <w:numId w:val="13"/>
        </w:numPr>
      </w:pPr>
      <w:r w:rsidRPr="008318B7">
        <w:t xml:space="preserve">email, </w:t>
      </w:r>
    </w:p>
    <w:p w14:paraId="47416EAE" w14:textId="77777777" w:rsidR="008318B7" w:rsidRPr="008318B7" w:rsidRDefault="008318B7" w:rsidP="008318B7">
      <w:pPr>
        <w:pStyle w:val="ListBullet"/>
        <w:numPr>
          <w:ilvl w:val="0"/>
          <w:numId w:val="13"/>
        </w:numPr>
      </w:pPr>
      <w:r w:rsidRPr="008318B7">
        <w:t xml:space="preserve">selected moods and dates, </w:t>
      </w:r>
    </w:p>
    <w:p w14:paraId="10892BD2" w14:textId="77777777" w:rsidR="008318B7" w:rsidRPr="008318B7" w:rsidRDefault="008318B7" w:rsidP="008318B7">
      <w:pPr>
        <w:pStyle w:val="ListBullet"/>
        <w:numPr>
          <w:ilvl w:val="0"/>
          <w:numId w:val="13"/>
        </w:numPr>
      </w:pPr>
      <w:r w:rsidRPr="008318B7">
        <w:t xml:space="preserve">actions shown, </w:t>
      </w:r>
    </w:p>
    <w:p w14:paraId="61AA091A" w14:textId="77777777" w:rsidR="008318B7" w:rsidRPr="008318B7" w:rsidRDefault="008318B7" w:rsidP="008318B7">
      <w:pPr>
        <w:pStyle w:val="ListBullet"/>
        <w:numPr>
          <w:ilvl w:val="0"/>
          <w:numId w:val="13"/>
        </w:numPr>
      </w:pPr>
      <w:r w:rsidRPr="008318B7">
        <w:t xml:space="preserve">purchase status, </w:t>
      </w:r>
    </w:p>
    <w:p w14:paraId="5C5C62CB" w14:textId="77777777" w:rsidR="008318B7" w:rsidRPr="008318B7" w:rsidRDefault="008318B7" w:rsidP="008318B7">
      <w:pPr>
        <w:pStyle w:val="ListBullet"/>
        <w:numPr>
          <w:ilvl w:val="0"/>
          <w:numId w:val="13"/>
        </w:numPr>
      </w:pPr>
      <w:r w:rsidRPr="008318B7">
        <w:t xml:space="preserve">last activity date, </w:t>
      </w:r>
    </w:p>
    <w:p w14:paraId="3866D545" w14:textId="532C0F86" w:rsidR="008318B7" w:rsidRPr="008318B7" w:rsidRDefault="008318B7" w:rsidP="008318B7">
      <w:pPr>
        <w:pStyle w:val="ListBullet"/>
        <w:numPr>
          <w:ilvl w:val="0"/>
          <w:numId w:val="13"/>
        </w:numPr>
      </w:pPr>
      <w:r w:rsidRPr="008318B7">
        <w:t>and check-in count.</w:t>
      </w:r>
    </w:p>
    <w:p w14:paraId="006FDD57" w14:textId="77777777" w:rsidR="008318B7" w:rsidRDefault="008318B7"/>
    <w:p w14:paraId="5559AAC6" w14:textId="5C10829E" w:rsidR="0068505C" w:rsidRDefault="004A5C63">
      <w:r>
        <w:t xml:space="preserve">Enable automatic 90-day deletion of inactive profiles. Every profile which has been inactive for at least 90 days will be automatically deleted. </w:t>
      </w:r>
    </w:p>
    <w:p w14:paraId="1FFF7D9B" w14:textId="77777777" w:rsidR="004A5C63" w:rsidRDefault="004A5C63"/>
    <w:p w14:paraId="27826D1D" w14:textId="77777777" w:rsidR="0068505C" w:rsidRPr="004A5C63" w:rsidRDefault="00000000" w:rsidP="004A5C63">
      <w:pPr>
        <w:pStyle w:val="Heading1"/>
        <w:shd w:val="clear" w:color="auto" w:fill="D9D9D9" w:themeFill="background1" w:themeFillShade="D9"/>
        <w:rPr>
          <w:rFonts w:ascii="Times New Roman" w:eastAsia="Times New Roman" w:hAnsi="Times New Roman" w:cs="Times New Roman"/>
          <w:sz w:val="28"/>
        </w:rPr>
      </w:pPr>
      <w:bookmarkStart w:id="30" w:name="_Toc235466114"/>
      <w:r w:rsidRPr="004A5C63">
        <w:rPr>
          <w:rFonts w:ascii="Times New Roman" w:eastAsia="Times New Roman" w:hAnsi="Times New Roman" w:cs="Times New Roman"/>
          <w:sz w:val="28"/>
        </w:rPr>
        <w:t>11. Privacy, Consent and Automatic Deletion</w:t>
      </w:r>
      <w:bookmarkEnd w:id="30"/>
    </w:p>
    <w:p w14:paraId="51A0C827" w14:textId="77777777" w:rsidR="0068505C" w:rsidRDefault="00000000">
      <w:pPr>
        <w:pStyle w:val="ListBullet"/>
        <w:spacing w:after="20"/>
      </w:pPr>
      <w:r>
        <w:t xml:space="preserve">Users must be told they can use the basic </w:t>
      </w:r>
      <w:proofErr w:type="spellStart"/>
      <w:r>
        <w:t>MoodFlip</w:t>
      </w:r>
      <w:proofErr w:type="spellEnd"/>
      <w:r>
        <w:t xml:space="preserve"> tool without creating a profile.</w:t>
      </w:r>
    </w:p>
    <w:p w14:paraId="202B591C" w14:textId="77777777" w:rsidR="0068505C" w:rsidRDefault="00000000">
      <w:pPr>
        <w:pStyle w:val="ListBullet"/>
        <w:spacing w:after="20"/>
      </w:pPr>
      <w:r>
        <w:t xml:space="preserve">Profile creation must be voluntary and connected to saving check-ins and receiving </w:t>
      </w:r>
      <w:proofErr w:type="spellStart"/>
      <w:r>
        <w:t>personalised</w:t>
      </w:r>
      <w:proofErr w:type="spellEnd"/>
      <w:r>
        <w:t xml:space="preserve"> downloads/offers.</w:t>
      </w:r>
    </w:p>
    <w:p w14:paraId="3A0651F3" w14:textId="77777777" w:rsidR="0068505C" w:rsidRDefault="00000000">
      <w:pPr>
        <w:pStyle w:val="ListBullet"/>
        <w:spacing w:after="20"/>
      </w:pPr>
      <w:r>
        <w:t>Automatic deletion requirement: inactive profiles and saved mood history should be deleted after 90 days of inactivity.</w:t>
      </w:r>
    </w:p>
    <w:p w14:paraId="1F82BBC2" w14:textId="77777777" w:rsidR="0068505C" w:rsidRDefault="00000000">
      <w:pPr>
        <w:pStyle w:val="ListBullet"/>
        <w:spacing w:after="20"/>
      </w:pPr>
      <w:r>
        <w:t>No complex manual user deletion dashboard is required at launch.</w:t>
      </w:r>
    </w:p>
    <w:p w14:paraId="7569CB34" w14:textId="77777777" w:rsidR="0068505C" w:rsidRDefault="00000000">
      <w:pPr>
        <w:pStyle w:val="ListBullet"/>
        <w:spacing w:after="20"/>
      </w:pPr>
      <w:r>
        <w:t xml:space="preserve">Developer should implement </w:t>
      </w:r>
      <w:proofErr w:type="spellStart"/>
      <w:r>
        <w:t>last_active_at</w:t>
      </w:r>
      <w:proofErr w:type="spellEnd"/>
      <w:r>
        <w:t xml:space="preserve"> or equivalent so inactivity can be calculated.</w:t>
      </w:r>
    </w:p>
    <w:p w14:paraId="76A57FE6" w14:textId="77777777" w:rsidR="0068505C" w:rsidRDefault="00000000">
      <w:pPr>
        <w:pStyle w:val="SmallNote"/>
      </w:pPr>
      <w:r>
        <w:t xml:space="preserve">The privacy policy should be written carefully because selected moods are personal and </w:t>
      </w:r>
      <w:proofErr w:type="gramStart"/>
      <w:r>
        <w:t>wellbeing-related</w:t>
      </w:r>
      <w:proofErr w:type="gramEnd"/>
      <w:r>
        <w:t>. The website should avoid collecting unnecessary data beyond the fields listed above.</w:t>
      </w:r>
    </w:p>
    <w:p w14:paraId="46289E0E" w14:textId="77777777" w:rsidR="00AC1F0B" w:rsidRDefault="00AC1F0B">
      <w:pPr>
        <w:pStyle w:val="SmallNote"/>
      </w:pPr>
    </w:p>
    <w:p w14:paraId="1F445089" w14:textId="77777777" w:rsidR="0068505C" w:rsidRPr="004A5C63" w:rsidRDefault="00000000" w:rsidP="004A5C63">
      <w:pPr>
        <w:pStyle w:val="Heading1"/>
        <w:shd w:val="clear" w:color="auto" w:fill="D9D9D9" w:themeFill="background1" w:themeFillShade="D9"/>
        <w:rPr>
          <w:rFonts w:ascii="Times New Roman" w:eastAsia="Times New Roman" w:hAnsi="Times New Roman" w:cs="Times New Roman"/>
          <w:sz w:val="28"/>
        </w:rPr>
      </w:pPr>
      <w:bookmarkStart w:id="31" w:name="_Toc235466115"/>
      <w:r w:rsidRPr="004A5C63">
        <w:rPr>
          <w:rFonts w:ascii="Times New Roman" w:eastAsia="Times New Roman" w:hAnsi="Times New Roman" w:cs="Times New Roman"/>
          <w:sz w:val="28"/>
        </w:rPr>
        <w:t>1</w:t>
      </w:r>
      <w:r w:rsidR="004A5C63" w:rsidRPr="004A5C63">
        <w:rPr>
          <w:rFonts w:ascii="Times New Roman" w:eastAsia="Times New Roman" w:hAnsi="Times New Roman" w:cs="Times New Roman"/>
          <w:sz w:val="28"/>
        </w:rPr>
        <w:t>2</w:t>
      </w:r>
      <w:r w:rsidRPr="004A5C63">
        <w:rPr>
          <w:rFonts w:ascii="Times New Roman" w:eastAsia="Times New Roman" w:hAnsi="Times New Roman" w:cs="Times New Roman"/>
          <w:sz w:val="28"/>
        </w:rPr>
        <w:t>. SEO, Google Setup and Traffic Growth</w:t>
      </w:r>
      <w:bookmarkEnd w:id="31"/>
    </w:p>
    <w:p w14:paraId="1AD25C42" w14:textId="77777777" w:rsidR="0068505C" w:rsidRDefault="00000000">
      <w:r>
        <w:t>The quote includes a strong SEO foundation. This should be treated as required, but no ranking guarantee should be accepted or expected.</w:t>
      </w:r>
    </w:p>
    <w:tbl>
      <w:tblPr>
        <w:tblStyle w:val="TableGrid"/>
        <w:tblW w:w="0" w:type="auto"/>
        <w:jc w:val="center"/>
        <w:tblLook w:val="04A0" w:firstRow="1" w:lastRow="0" w:firstColumn="1" w:lastColumn="0" w:noHBand="0" w:noVBand="1"/>
      </w:tblPr>
      <w:tblGrid>
        <w:gridCol w:w="3312"/>
        <w:gridCol w:w="6768"/>
      </w:tblGrid>
      <w:tr w:rsidR="0068505C" w14:paraId="0CAA09DD" w14:textId="77777777">
        <w:trPr>
          <w:jc w:val="center"/>
        </w:trPr>
        <w:tc>
          <w:tcPr>
            <w:tcW w:w="3312" w:type="dxa"/>
            <w:shd w:val="clear" w:color="auto" w:fill="5A2675"/>
            <w:vAlign w:val="center"/>
          </w:tcPr>
          <w:p w14:paraId="132A0434" w14:textId="77777777" w:rsidR="0068505C" w:rsidRDefault="00000000">
            <w:pPr>
              <w:spacing w:after="0"/>
            </w:pPr>
            <w:r>
              <w:rPr>
                <w:b/>
                <w:color w:val="FFFFFF"/>
              </w:rPr>
              <w:lastRenderedPageBreak/>
              <w:t>SEO item</w:t>
            </w:r>
          </w:p>
        </w:tc>
        <w:tc>
          <w:tcPr>
            <w:tcW w:w="6768" w:type="dxa"/>
            <w:shd w:val="clear" w:color="auto" w:fill="5A2675"/>
            <w:vAlign w:val="center"/>
          </w:tcPr>
          <w:p w14:paraId="4DF00985" w14:textId="77777777" w:rsidR="0068505C" w:rsidRDefault="00000000">
            <w:pPr>
              <w:spacing w:after="0"/>
            </w:pPr>
            <w:r>
              <w:rPr>
                <w:b/>
                <w:color w:val="FFFFFF"/>
              </w:rPr>
              <w:t>Requirement</w:t>
            </w:r>
          </w:p>
        </w:tc>
      </w:tr>
      <w:tr w:rsidR="0068505C" w14:paraId="16A0F48A" w14:textId="77777777">
        <w:trPr>
          <w:jc w:val="center"/>
        </w:trPr>
        <w:tc>
          <w:tcPr>
            <w:tcW w:w="3312" w:type="dxa"/>
          </w:tcPr>
          <w:p w14:paraId="72490EE4" w14:textId="77777777" w:rsidR="0068505C" w:rsidRDefault="00000000">
            <w:pPr>
              <w:spacing w:after="0"/>
            </w:pPr>
            <w:r>
              <w:t>20-30 SEO mood pages</w:t>
            </w:r>
          </w:p>
        </w:tc>
        <w:tc>
          <w:tcPr>
            <w:tcW w:w="6768" w:type="dxa"/>
          </w:tcPr>
          <w:p w14:paraId="77CD3616" w14:textId="77777777" w:rsidR="0068505C" w:rsidRDefault="00000000">
            <w:pPr>
              <w:spacing w:after="0"/>
            </w:pPr>
            <w:r>
              <w:t>Original, helpful pages targeting specific mood searches and linking back to the tool.</w:t>
            </w:r>
          </w:p>
        </w:tc>
      </w:tr>
      <w:tr w:rsidR="0068505C" w14:paraId="12E88474" w14:textId="77777777">
        <w:trPr>
          <w:jc w:val="center"/>
        </w:trPr>
        <w:tc>
          <w:tcPr>
            <w:tcW w:w="3312" w:type="dxa"/>
          </w:tcPr>
          <w:p w14:paraId="37D20011" w14:textId="77777777" w:rsidR="0068505C" w:rsidRDefault="00000000">
            <w:pPr>
              <w:spacing w:after="0"/>
            </w:pPr>
            <w:r>
              <w:t>Metadata</w:t>
            </w:r>
          </w:p>
        </w:tc>
        <w:tc>
          <w:tcPr>
            <w:tcW w:w="6768" w:type="dxa"/>
          </w:tcPr>
          <w:p w14:paraId="0E594CEB" w14:textId="77777777" w:rsidR="0068505C" w:rsidRDefault="00000000">
            <w:pPr>
              <w:spacing w:after="0"/>
            </w:pPr>
            <w:r>
              <w:t>Unique title and meta description for key pages.</w:t>
            </w:r>
          </w:p>
        </w:tc>
      </w:tr>
      <w:tr w:rsidR="0068505C" w14:paraId="45625F6D" w14:textId="77777777">
        <w:trPr>
          <w:jc w:val="center"/>
        </w:trPr>
        <w:tc>
          <w:tcPr>
            <w:tcW w:w="3312" w:type="dxa"/>
          </w:tcPr>
          <w:p w14:paraId="7D2E08A4" w14:textId="77777777" w:rsidR="0068505C" w:rsidRDefault="00000000">
            <w:pPr>
              <w:spacing w:after="0"/>
            </w:pPr>
            <w:r>
              <w:t>Schema markup</w:t>
            </w:r>
          </w:p>
        </w:tc>
        <w:tc>
          <w:tcPr>
            <w:tcW w:w="6768" w:type="dxa"/>
          </w:tcPr>
          <w:p w14:paraId="6A0E65C0" w14:textId="77777777" w:rsidR="0068505C" w:rsidRDefault="00000000">
            <w:pPr>
              <w:spacing w:after="0"/>
            </w:pPr>
            <w:r>
              <w:t xml:space="preserve">Appropriate structured data </w:t>
            </w:r>
            <w:proofErr w:type="gramStart"/>
            <w:r>
              <w:t>where</w:t>
            </w:r>
            <w:proofErr w:type="gramEnd"/>
            <w:r>
              <w:t xml:space="preserve"> useful and safe.</w:t>
            </w:r>
          </w:p>
        </w:tc>
      </w:tr>
      <w:tr w:rsidR="0068505C" w14:paraId="0D89CEB3" w14:textId="77777777">
        <w:trPr>
          <w:jc w:val="center"/>
        </w:trPr>
        <w:tc>
          <w:tcPr>
            <w:tcW w:w="3312" w:type="dxa"/>
          </w:tcPr>
          <w:p w14:paraId="69F3A8EB" w14:textId="77777777" w:rsidR="0068505C" w:rsidRDefault="00000000">
            <w:pPr>
              <w:spacing w:after="0"/>
            </w:pPr>
            <w:r>
              <w:t>Internal linking</w:t>
            </w:r>
          </w:p>
        </w:tc>
        <w:tc>
          <w:tcPr>
            <w:tcW w:w="6768" w:type="dxa"/>
          </w:tcPr>
          <w:p w14:paraId="43A434C9" w14:textId="77777777" w:rsidR="0068505C" w:rsidRDefault="00000000">
            <w:pPr>
              <w:spacing w:after="0"/>
            </w:pPr>
            <w:r>
              <w:t>Related mood pages and tool pages connected clearly.</w:t>
            </w:r>
          </w:p>
        </w:tc>
      </w:tr>
      <w:tr w:rsidR="0068505C" w14:paraId="38673593" w14:textId="77777777">
        <w:trPr>
          <w:jc w:val="center"/>
        </w:trPr>
        <w:tc>
          <w:tcPr>
            <w:tcW w:w="3312" w:type="dxa"/>
          </w:tcPr>
          <w:p w14:paraId="7ACB6E08" w14:textId="77777777" w:rsidR="0068505C" w:rsidRDefault="00000000">
            <w:pPr>
              <w:spacing w:after="0"/>
            </w:pPr>
            <w:r>
              <w:t>XML sitemap</w:t>
            </w:r>
          </w:p>
        </w:tc>
        <w:tc>
          <w:tcPr>
            <w:tcW w:w="6768" w:type="dxa"/>
          </w:tcPr>
          <w:p w14:paraId="69493445" w14:textId="77777777" w:rsidR="0068505C" w:rsidRDefault="00000000">
            <w:pPr>
              <w:spacing w:after="0"/>
            </w:pPr>
            <w:r>
              <w:t>Created and submitted.</w:t>
            </w:r>
          </w:p>
        </w:tc>
      </w:tr>
      <w:tr w:rsidR="0068505C" w14:paraId="31B67C8A" w14:textId="77777777">
        <w:trPr>
          <w:jc w:val="center"/>
        </w:trPr>
        <w:tc>
          <w:tcPr>
            <w:tcW w:w="3312" w:type="dxa"/>
          </w:tcPr>
          <w:p w14:paraId="6A7F2191" w14:textId="77777777" w:rsidR="0068505C" w:rsidRDefault="00000000">
            <w:pPr>
              <w:spacing w:after="0"/>
            </w:pPr>
            <w:r>
              <w:t>Google Search Console</w:t>
            </w:r>
          </w:p>
        </w:tc>
        <w:tc>
          <w:tcPr>
            <w:tcW w:w="6768" w:type="dxa"/>
          </w:tcPr>
          <w:p w14:paraId="2A37975C" w14:textId="77777777" w:rsidR="0068505C" w:rsidRDefault="00000000">
            <w:pPr>
              <w:spacing w:after="0"/>
            </w:pPr>
            <w:r>
              <w:t>Set up and connected to the domain.</w:t>
            </w:r>
          </w:p>
        </w:tc>
      </w:tr>
      <w:tr w:rsidR="0068505C" w14:paraId="4ABFD63F" w14:textId="77777777">
        <w:trPr>
          <w:jc w:val="center"/>
        </w:trPr>
        <w:tc>
          <w:tcPr>
            <w:tcW w:w="3312" w:type="dxa"/>
          </w:tcPr>
          <w:p w14:paraId="40D484FD" w14:textId="77777777" w:rsidR="0068505C" w:rsidRDefault="00000000">
            <w:pPr>
              <w:spacing w:after="0"/>
            </w:pPr>
            <w:r>
              <w:t>Google Analytics</w:t>
            </w:r>
          </w:p>
        </w:tc>
        <w:tc>
          <w:tcPr>
            <w:tcW w:w="6768" w:type="dxa"/>
          </w:tcPr>
          <w:p w14:paraId="33FEA2FF" w14:textId="77777777" w:rsidR="0068505C" w:rsidRDefault="00000000">
            <w:pPr>
              <w:spacing w:after="0"/>
            </w:pPr>
            <w:r>
              <w:t xml:space="preserve">Set up to track usage, </w:t>
            </w:r>
            <w:proofErr w:type="gramStart"/>
            <w:r>
              <w:t>conversions</w:t>
            </w:r>
            <w:proofErr w:type="gramEnd"/>
            <w:r>
              <w:t xml:space="preserve"> and pages.</w:t>
            </w:r>
          </w:p>
        </w:tc>
      </w:tr>
      <w:tr w:rsidR="0068505C" w14:paraId="3B2D893D" w14:textId="77777777">
        <w:trPr>
          <w:jc w:val="center"/>
        </w:trPr>
        <w:tc>
          <w:tcPr>
            <w:tcW w:w="3312" w:type="dxa"/>
          </w:tcPr>
          <w:p w14:paraId="3C8AFEE9" w14:textId="77777777" w:rsidR="0068505C" w:rsidRDefault="00000000">
            <w:pPr>
              <w:spacing w:after="0"/>
            </w:pPr>
            <w:r>
              <w:t>Indexing submission</w:t>
            </w:r>
          </w:p>
        </w:tc>
        <w:tc>
          <w:tcPr>
            <w:tcW w:w="6768" w:type="dxa"/>
          </w:tcPr>
          <w:p w14:paraId="3B620A2F" w14:textId="77777777" w:rsidR="0068505C" w:rsidRDefault="00000000">
            <w:pPr>
              <w:spacing w:after="0"/>
            </w:pPr>
            <w:r>
              <w:t>Initial indexing request submitted after launch.</w:t>
            </w:r>
          </w:p>
        </w:tc>
      </w:tr>
    </w:tbl>
    <w:p w14:paraId="5CF6ACAB" w14:textId="77777777" w:rsidR="003E3FA4" w:rsidRDefault="003E3FA4"/>
    <w:p w14:paraId="7E4B0F35" w14:textId="77777777" w:rsidR="003E3FA4" w:rsidRDefault="003E3FA4">
      <w:pPr>
        <w:spacing w:after="200" w:line="276" w:lineRule="auto"/>
      </w:pPr>
    </w:p>
    <w:p w14:paraId="20936475" w14:textId="77777777" w:rsidR="0068505C" w:rsidRDefault="0068505C"/>
    <w:p w14:paraId="5181AE40" w14:textId="77777777" w:rsidR="0068505C" w:rsidRPr="00AC1F0B" w:rsidRDefault="00000000" w:rsidP="00AC1F0B">
      <w:pPr>
        <w:pStyle w:val="Heading1"/>
        <w:shd w:val="clear" w:color="auto" w:fill="D9D9D9" w:themeFill="background1" w:themeFillShade="D9"/>
        <w:rPr>
          <w:rFonts w:ascii="Times New Roman" w:eastAsia="Times New Roman" w:hAnsi="Times New Roman" w:cs="Times New Roman"/>
          <w:sz w:val="28"/>
        </w:rPr>
      </w:pPr>
      <w:bookmarkStart w:id="32" w:name="_Toc235466116"/>
      <w:r w:rsidRPr="00AC1F0B">
        <w:rPr>
          <w:rFonts w:ascii="Times New Roman" w:eastAsia="Times New Roman" w:hAnsi="Times New Roman" w:cs="Times New Roman"/>
          <w:sz w:val="28"/>
        </w:rPr>
        <w:t>1</w:t>
      </w:r>
      <w:r w:rsidR="00042D77">
        <w:rPr>
          <w:rFonts w:ascii="Times New Roman" w:eastAsia="Times New Roman" w:hAnsi="Times New Roman" w:cs="Times New Roman"/>
          <w:sz w:val="28"/>
        </w:rPr>
        <w:t>3</w:t>
      </w:r>
      <w:r w:rsidRPr="00AC1F0B">
        <w:rPr>
          <w:rFonts w:ascii="Times New Roman" w:eastAsia="Times New Roman" w:hAnsi="Times New Roman" w:cs="Times New Roman"/>
          <w:sz w:val="28"/>
        </w:rPr>
        <w:t>. AdSense</w:t>
      </w:r>
      <w:bookmarkEnd w:id="32"/>
      <w:r w:rsidRPr="00AC1F0B">
        <w:rPr>
          <w:rFonts w:ascii="Times New Roman" w:eastAsia="Times New Roman" w:hAnsi="Times New Roman" w:cs="Times New Roman"/>
          <w:sz w:val="28"/>
        </w:rPr>
        <w:t xml:space="preserve"> </w:t>
      </w:r>
    </w:p>
    <w:p w14:paraId="7706AD9B" w14:textId="77777777" w:rsidR="0068505C" w:rsidRDefault="00000000">
      <w:pPr>
        <w:pStyle w:val="ListBullet"/>
        <w:spacing w:after="20"/>
      </w:pPr>
      <w:r>
        <w:t>Developer should prepare the site for a future AdSense application.</w:t>
      </w:r>
    </w:p>
    <w:p w14:paraId="563F03C6" w14:textId="77777777" w:rsidR="0068505C" w:rsidRDefault="00000000">
      <w:pPr>
        <w:pStyle w:val="ListBullet"/>
        <w:spacing w:after="20"/>
      </w:pPr>
      <w:r>
        <w:t>AdSense approval is not guaranteed and should not be promised.</w:t>
      </w:r>
    </w:p>
    <w:p w14:paraId="4A80B57F" w14:textId="77777777" w:rsidR="00BB01E3" w:rsidRDefault="00000000">
      <w:pPr>
        <w:pStyle w:val="ListBullet"/>
        <w:spacing w:after="20"/>
      </w:pPr>
      <w:r>
        <w:t xml:space="preserve">Ads should </w:t>
      </w:r>
      <w:r w:rsidR="00AC1F0B">
        <w:t>appear in Phase 2</w:t>
      </w:r>
      <w:r>
        <w:t xml:space="preserve">; the primary early </w:t>
      </w:r>
      <w:proofErr w:type="spellStart"/>
      <w:r>
        <w:t>monetisation</w:t>
      </w:r>
      <w:proofErr w:type="spellEnd"/>
      <w:r>
        <w:t xml:space="preserve"> should be email/profile capture and paid downloads.</w:t>
      </w:r>
      <w:r w:rsidR="00BB01E3">
        <w:t xml:space="preserve"> </w:t>
      </w:r>
    </w:p>
    <w:p w14:paraId="46BF9890" w14:textId="77777777" w:rsidR="0068505C" w:rsidRDefault="00BB01E3">
      <w:pPr>
        <w:pStyle w:val="ListBullet"/>
        <w:spacing w:after="20"/>
      </w:pPr>
      <w:r>
        <w:t>The site should be designed with ad spaces from the beginning, my suggestion is on the top and on the bottom. AdSense ads should only be activated after the site is approved and ready.</w:t>
      </w:r>
    </w:p>
    <w:p w14:paraId="3F4C9478" w14:textId="77777777" w:rsidR="00BB01E3" w:rsidRDefault="00BB01E3" w:rsidP="00BB01E3">
      <w:pPr>
        <w:pStyle w:val="ListBullet"/>
        <w:numPr>
          <w:ilvl w:val="0"/>
          <w:numId w:val="0"/>
        </w:numPr>
        <w:spacing w:after="20"/>
      </w:pPr>
    </w:p>
    <w:p w14:paraId="77E8965C" w14:textId="77777777" w:rsidR="0068505C" w:rsidRPr="00AC1F0B" w:rsidRDefault="00000000" w:rsidP="00AC1F0B">
      <w:pPr>
        <w:pStyle w:val="Heading1"/>
        <w:shd w:val="clear" w:color="auto" w:fill="D9D9D9" w:themeFill="background1" w:themeFillShade="D9"/>
        <w:rPr>
          <w:rFonts w:ascii="Times New Roman" w:eastAsia="Times New Roman" w:hAnsi="Times New Roman" w:cs="Times New Roman"/>
          <w:sz w:val="28"/>
        </w:rPr>
      </w:pPr>
      <w:bookmarkStart w:id="33" w:name="_Toc235466117"/>
      <w:r w:rsidRPr="00AC1F0B">
        <w:rPr>
          <w:rFonts w:ascii="Times New Roman" w:eastAsia="Times New Roman" w:hAnsi="Times New Roman" w:cs="Times New Roman"/>
          <w:sz w:val="28"/>
        </w:rPr>
        <w:t>1</w:t>
      </w:r>
      <w:r w:rsidR="00042D77">
        <w:rPr>
          <w:rFonts w:ascii="Times New Roman" w:eastAsia="Times New Roman" w:hAnsi="Times New Roman" w:cs="Times New Roman"/>
          <w:sz w:val="28"/>
        </w:rPr>
        <w:t>4</w:t>
      </w:r>
      <w:r w:rsidRPr="00AC1F0B">
        <w:rPr>
          <w:rFonts w:ascii="Times New Roman" w:eastAsia="Times New Roman" w:hAnsi="Times New Roman" w:cs="Times New Roman"/>
          <w:sz w:val="28"/>
        </w:rPr>
        <w:t>. Technical Architecture and Hosting</w:t>
      </w:r>
      <w:bookmarkEnd w:id="33"/>
    </w:p>
    <w:p w14:paraId="30DD2E4D" w14:textId="77777777" w:rsidR="003E3FA4" w:rsidRDefault="003E3FA4"/>
    <w:p w14:paraId="30460296" w14:textId="77777777" w:rsidR="0068505C" w:rsidRDefault="00000000">
      <w:r>
        <w:t xml:space="preserve">The developer proposed free platforms: </w:t>
      </w:r>
      <w:proofErr w:type="spellStart"/>
      <w:r>
        <w:t>Vercel</w:t>
      </w:r>
      <w:proofErr w:type="spellEnd"/>
      <w:r>
        <w:t xml:space="preserve"> for frontend, Render for backend/server logic, and </w:t>
      </w:r>
      <w:proofErr w:type="spellStart"/>
      <w:r>
        <w:t>Supabase</w:t>
      </w:r>
      <w:proofErr w:type="spellEnd"/>
      <w:r>
        <w:t xml:space="preserve"> for database/user data. This can work for launch, but the build should avoid unnecessary complexity where possible.</w:t>
      </w:r>
    </w:p>
    <w:p w14:paraId="08DDFA54" w14:textId="33775733" w:rsidR="00C25990" w:rsidRPr="00795688" w:rsidRDefault="00795688">
      <w:pPr>
        <w:rPr>
          <w:bCs/>
          <w:u w:val="single"/>
        </w:rPr>
      </w:pPr>
      <w:r w:rsidRPr="00795688">
        <w:rPr>
          <w:bCs/>
          <w:u w:val="single"/>
        </w:rPr>
        <w:t>Technical confirmations:</w:t>
      </w:r>
    </w:p>
    <w:p w14:paraId="46D92715" w14:textId="77777777" w:rsidR="00C25990" w:rsidRPr="00795688" w:rsidRDefault="00000000">
      <w:pPr>
        <w:pStyle w:val="ListBullet"/>
      </w:pPr>
      <w:r w:rsidRPr="00795688">
        <w:t xml:space="preserve">Updated offer/correspondence confirms a scalable </w:t>
      </w:r>
      <w:proofErr w:type="spellStart"/>
      <w:r w:rsidRPr="00795688">
        <w:t>Supabase</w:t>
      </w:r>
      <w:proofErr w:type="spellEnd"/>
      <w:r w:rsidRPr="00795688">
        <w:t xml:space="preserve"> + </w:t>
      </w:r>
      <w:proofErr w:type="spellStart"/>
      <w:r w:rsidRPr="00795688">
        <w:t>Vercel</w:t>
      </w:r>
      <w:proofErr w:type="spellEnd"/>
      <w:r w:rsidRPr="00795688">
        <w:t xml:space="preserve"> architecture. Render should only be used if genuinely needed; the free </w:t>
      </w:r>
      <w:proofErr w:type="spellStart"/>
      <w:r w:rsidRPr="00795688">
        <w:t>MoodFlip</w:t>
      </w:r>
      <w:proofErr w:type="spellEnd"/>
      <w:r w:rsidRPr="00795688">
        <w:t xml:space="preserve"> tool should not depend on a sleeping backend service.</w:t>
      </w:r>
    </w:p>
    <w:p w14:paraId="13BD1DCF" w14:textId="77777777" w:rsidR="00C25990" w:rsidRPr="00795688" w:rsidRDefault="00000000">
      <w:pPr>
        <w:pStyle w:val="ListBullet"/>
      </w:pPr>
      <w:r w:rsidRPr="00795688">
        <w:t>Stripe payment gateway integration was confirmed in the Fiverr correspondence unless Joy later chooses another gateway.</w:t>
      </w:r>
    </w:p>
    <w:p w14:paraId="592D451F" w14:textId="77777777" w:rsidR="00C25990" w:rsidRPr="00795688" w:rsidRDefault="00000000">
      <w:pPr>
        <w:pStyle w:val="ListBullet"/>
      </w:pPr>
      <w:r w:rsidRPr="00795688">
        <w:t>Automatic PDF generation, download, and email delivery after successful payment were confirmed in the Fiverr correspondence.</w:t>
      </w:r>
    </w:p>
    <w:p w14:paraId="1612AD91" w14:textId="77777777" w:rsidR="00795688" w:rsidRPr="00795688" w:rsidRDefault="00000000">
      <w:pPr>
        <w:pStyle w:val="ListBullet"/>
        <w:rPr>
          <w:highlight w:val="yellow"/>
        </w:rPr>
      </w:pPr>
      <w:r w:rsidRPr="00795688">
        <w:rPr>
          <w:highlight w:val="yellow"/>
        </w:rPr>
        <w:t xml:space="preserve">Developer should </w:t>
      </w:r>
      <w:proofErr w:type="gramStart"/>
      <w:r w:rsidRPr="00795688">
        <w:rPr>
          <w:highlight w:val="yellow"/>
        </w:rPr>
        <w:t>provide</w:t>
      </w:r>
      <w:r w:rsidR="00795688" w:rsidRPr="00795688">
        <w:rPr>
          <w:highlight w:val="yellow"/>
        </w:rPr>
        <w:t>;</w:t>
      </w:r>
      <w:proofErr w:type="gramEnd"/>
      <w:r w:rsidRPr="00795688">
        <w:rPr>
          <w:highlight w:val="yellow"/>
        </w:rPr>
        <w:t xml:space="preserve"> </w:t>
      </w:r>
    </w:p>
    <w:p w14:paraId="10FE021A" w14:textId="77777777" w:rsidR="00795688" w:rsidRPr="00795688" w:rsidRDefault="00000000" w:rsidP="00795688">
      <w:pPr>
        <w:pStyle w:val="ListBullet"/>
        <w:numPr>
          <w:ilvl w:val="0"/>
          <w:numId w:val="13"/>
        </w:numPr>
        <w:rPr>
          <w:highlight w:val="yellow"/>
        </w:rPr>
      </w:pPr>
      <w:r w:rsidRPr="00795688">
        <w:rPr>
          <w:highlight w:val="yellow"/>
        </w:rPr>
        <w:t xml:space="preserve">hosting capacity estimates, </w:t>
      </w:r>
    </w:p>
    <w:p w14:paraId="455A6644" w14:textId="77777777" w:rsidR="00795688" w:rsidRPr="00795688" w:rsidRDefault="00000000" w:rsidP="00795688">
      <w:pPr>
        <w:pStyle w:val="ListBullet"/>
        <w:numPr>
          <w:ilvl w:val="0"/>
          <w:numId w:val="13"/>
        </w:numPr>
        <w:rPr>
          <w:highlight w:val="yellow"/>
        </w:rPr>
      </w:pPr>
      <w:r w:rsidRPr="00795688">
        <w:rPr>
          <w:highlight w:val="yellow"/>
        </w:rPr>
        <w:t xml:space="preserve">monitoring guidance, </w:t>
      </w:r>
    </w:p>
    <w:p w14:paraId="29CE57F6" w14:textId="77777777" w:rsidR="00795688" w:rsidRPr="00795688" w:rsidRDefault="00000000" w:rsidP="00795688">
      <w:pPr>
        <w:pStyle w:val="ListBullet"/>
        <w:numPr>
          <w:ilvl w:val="0"/>
          <w:numId w:val="13"/>
        </w:numPr>
        <w:rPr>
          <w:highlight w:val="yellow"/>
        </w:rPr>
      </w:pPr>
      <w:r w:rsidRPr="00795688">
        <w:rPr>
          <w:highlight w:val="yellow"/>
        </w:rPr>
        <w:t xml:space="preserve">upgrade path, </w:t>
      </w:r>
    </w:p>
    <w:p w14:paraId="6E94580C" w14:textId="77777777" w:rsidR="00795688" w:rsidRPr="00795688" w:rsidRDefault="00000000" w:rsidP="00795688">
      <w:pPr>
        <w:pStyle w:val="ListBullet"/>
        <w:numPr>
          <w:ilvl w:val="0"/>
          <w:numId w:val="13"/>
        </w:numPr>
        <w:rPr>
          <w:highlight w:val="yellow"/>
        </w:rPr>
      </w:pPr>
      <w:r w:rsidRPr="00795688">
        <w:rPr>
          <w:highlight w:val="yellow"/>
        </w:rPr>
        <w:t xml:space="preserve">expected costs, </w:t>
      </w:r>
    </w:p>
    <w:p w14:paraId="38C19592" w14:textId="6C114BC3" w:rsidR="00C25990" w:rsidRPr="00795688" w:rsidRDefault="00000000" w:rsidP="00795688">
      <w:pPr>
        <w:pStyle w:val="ListBullet"/>
        <w:numPr>
          <w:ilvl w:val="0"/>
          <w:numId w:val="13"/>
        </w:numPr>
        <w:rPr>
          <w:highlight w:val="yellow"/>
        </w:rPr>
      </w:pPr>
      <w:r w:rsidRPr="00795688">
        <w:rPr>
          <w:highlight w:val="yellow"/>
        </w:rPr>
        <w:t>and graceful handling if paid/profile services experience issues.</w:t>
      </w:r>
    </w:p>
    <w:p w14:paraId="15983876" w14:textId="77777777" w:rsidR="00795688" w:rsidRPr="00795688" w:rsidRDefault="00795688" w:rsidP="00795688">
      <w:pPr>
        <w:pStyle w:val="ListBullet"/>
        <w:numPr>
          <w:ilvl w:val="0"/>
          <w:numId w:val="0"/>
        </w:numPr>
      </w:pPr>
    </w:p>
    <w:tbl>
      <w:tblPr>
        <w:tblStyle w:val="TableGrid"/>
        <w:tblW w:w="0" w:type="auto"/>
        <w:jc w:val="center"/>
        <w:tblLook w:val="04A0" w:firstRow="1" w:lastRow="0" w:firstColumn="1" w:lastColumn="0" w:noHBand="0" w:noVBand="1"/>
      </w:tblPr>
      <w:tblGrid>
        <w:gridCol w:w="2304"/>
        <w:gridCol w:w="2880"/>
        <w:gridCol w:w="4896"/>
      </w:tblGrid>
      <w:tr w:rsidR="0068505C" w14:paraId="3B78939A" w14:textId="77777777">
        <w:trPr>
          <w:jc w:val="center"/>
        </w:trPr>
        <w:tc>
          <w:tcPr>
            <w:tcW w:w="2304" w:type="dxa"/>
            <w:shd w:val="clear" w:color="auto" w:fill="5A2675"/>
            <w:vAlign w:val="center"/>
          </w:tcPr>
          <w:p w14:paraId="7593DDAC" w14:textId="77777777" w:rsidR="0068505C" w:rsidRDefault="00000000">
            <w:pPr>
              <w:spacing w:after="0"/>
            </w:pPr>
            <w:r>
              <w:rPr>
                <w:b/>
                <w:color w:val="FFFFFF"/>
              </w:rPr>
              <w:t>Platform</w:t>
            </w:r>
          </w:p>
        </w:tc>
        <w:tc>
          <w:tcPr>
            <w:tcW w:w="2880" w:type="dxa"/>
            <w:shd w:val="clear" w:color="auto" w:fill="5A2675"/>
            <w:vAlign w:val="center"/>
          </w:tcPr>
          <w:p w14:paraId="44AC154E" w14:textId="77777777" w:rsidR="0068505C" w:rsidRDefault="00000000">
            <w:pPr>
              <w:spacing w:after="0"/>
            </w:pPr>
            <w:r>
              <w:rPr>
                <w:b/>
                <w:color w:val="FFFFFF"/>
              </w:rPr>
              <w:t>Proposed use</w:t>
            </w:r>
          </w:p>
        </w:tc>
        <w:tc>
          <w:tcPr>
            <w:tcW w:w="4896" w:type="dxa"/>
            <w:shd w:val="clear" w:color="auto" w:fill="5A2675"/>
            <w:vAlign w:val="center"/>
          </w:tcPr>
          <w:p w14:paraId="18BA3B10" w14:textId="77777777" w:rsidR="0068505C" w:rsidRDefault="00000000">
            <w:pPr>
              <w:spacing w:after="0"/>
            </w:pPr>
            <w:r>
              <w:rPr>
                <w:b/>
                <w:color w:val="FFFFFF"/>
              </w:rPr>
              <w:t>Requirement / concern</w:t>
            </w:r>
          </w:p>
        </w:tc>
      </w:tr>
      <w:tr w:rsidR="0068505C" w14:paraId="33B061D5" w14:textId="77777777">
        <w:trPr>
          <w:jc w:val="center"/>
        </w:trPr>
        <w:tc>
          <w:tcPr>
            <w:tcW w:w="2304" w:type="dxa"/>
          </w:tcPr>
          <w:p w14:paraId="1BC35D07" w14:textId="77777777" w:rsidR="0068505C" w:rsidRDefault="00000000">
            <w:pPr>
              <w:spacing w:after="0"/>
            </w:pPr>
            <w:proofErr w:type="spellStart"/>
            <w:r>
              <w:t>Vercel</w:t>
            </w:r>
            <w:proofErr w:type="spellEnd"/>
          </w:p>
        </w:tc>
        <w:tc>
          <w:tcPr>
            <w:tcW w:w="2880" w:type="dxa"/>
          </w:tcPr>
          <w:p w14:paraId="30D4A677" w14:textId="77777777" w:rsidR="0068505C" w:rsidRDefault="00000000">
            <w:pPr>
              <w:spacing w:after="0"/>
            </w:pPr>
            <w:r>
              <w:t>Frontend / website hosting.</w:t>
            </w:r>
          </w:p>
        </w:tc>
        <w:tc>
          <w:tcPr>
            <w:tcW w:w="4896" w:type="dxa"/>
          </w:tcPr>
          <w:p w14:paraId="690303A9" w14:textId="77777777" w:rsidR="0068505C" w:rsidRDefault="00000000">
            <w:pPr>
              <w:spacing w:after="0"/>
            </w:pPr>
            <w:r>
              <w:t>Good for static and fast public pages. Free tool should remain available even if backend has an issue.</w:t>
            </w:r>
          </w:p>
        </w:tc>
      </w:tr>
      <w:tr w:rsidR="0068505C" w14:paraId="3E5C7670" w14:textId="77777777">
        <w:trPr>
          <w:jc w:val="center"/>
        </w:trPr>
        <w:tc>
          <w:tcPr>
            <w:tcW w:w="2304" w:type="dxa"/>
          </w:tcPr>
          <w:p w14:paraId="10A5F063" w14:textId="77777777" w:rsidR="0068505C" w:rsidRDefault="00000000">
            <w:pPr>
              <w:spacing w:after="0"/>
            </w:pPr>
            <w:r>
              <w:t>Render</w:t>
            </w:r>
          </w:p>
        </w:tc>
        <w:tc>
          <w:tcPr>
            <w:tcW w:w="2880" w:type="dxa"/>
          </w:tcPr>
          <w:p w14:paraId="4903CECB" w14:textId="77777777" w:rsidR="0068505C" w:rsidRDefault="00000000">
            <w:pPr>
              <w:spacing w:after="0"/>
            </w:pPr>
            <w:r>
              <w:t>Backend / server logic.</w:t>
            </w:r>
          </w:p>
        </w:tc>
        <w:tc>
          <w:tcPr>
            <w:tcW w:w="4896" w:type="dxa"/>
          </w:tcPr>
          <w:p w14:paraId="322130DE" w14:textId="77777777" w:rsidR="0068505C" w:rsidRDefault="00000000">
            <w:pPr>
              <w:spacing w:after="0"/>
            </w:pPr>
            <w:r>
              <w:t>Free tier may sleep or be slower. Avoid relying on it for critical payment/PDF user experience if possible.</w:t>
            </w:r>
          </w:p>
        </w:tc>
      </w:tr>
      <w:tr w:rsidR="0068505C" w14:paraId="3DAAE04D" w14:textId="77777777">
        <w:trPr>
          <w:jc w:val="center"/>
        </w:trPr>
        <w:tc>
          <w:tcPr>
            <w:tcW w:w="2304" w:type="dxa"/>
          </w:tcPr>
          <w:p w14:paraId="7C386C98" w14:textId="77777777" w:rsidR="0068505C" w:rsidRDefault="00000000">
            <w:pPr>
              <w:spacing w:after="0"/>
            </w:pPr>
            <w:proofErr w:type="spellStart"/>
            <w:r>
              <w:lastRenderedPageBreak/>
              <w:t>Supabase</w:t>
            </w:r>
            <w:proofErr w:type="spellEnd"/>
          </w:p>
        </w:tc>
        <w:tc>
          <w:tcPr>
            <w:tcW w:w="2880" w:type="dxa"/>
          </w:tcPr>
          <w:p w14:paraId="1BAAEF1E" w14:textId="77777777" w:rsidR="0068505C" w:rsidRDefault="00000000">
            <w:pPr>
              <w:spacing w:after="0"/>
            </w:pPr>
            <w:r>
              <w:t>Database / users / saved moods.</w:t>
            </w:r>
          </w:p>
        </w:tc>
        <w:tc>
          <w:tcPr>
            <w:tcW w:w="4896" w:type="dxa"/>
          </w:tcPr>
          <w:p w14:paraId="7AE25ECE" w14:textId="77777777" w:rsidR="0068505C" w:rsidRDefault="00000000">
            <w:pPr>
              <w:spacing w:after="0"/>
              <w:rPr>
                <w:ins w:id="34" w:author="joykonta@gmail.com" w:date="2026-07-27T15:38:00Z" w16du:dateUtc="2026-07-27T05:38:00Z"/>
              </w:rPr>
            </w:pPr>
            <w:r>
              <w:t xml:space="preserve">Store only required profile, mood/action, </w:t>
            </w:r>
            <w:proofErr w:type="gramStart"/>
            <w:r>
              <w:t>purchase</w:t>
            </w:r>
            <w:proofErr w:type="gramEnd"/>
            <w:r>
              <w:t xml:space="preserve"> and activity data. Support 90-day deletion.</w:t>
            </w:r>
          </w:p>
          <w:p w14:paraId="163189D3" w14:textId="77777777" w:rsidR="00E35B01" w:rsidRDefault="00E35B01" w:rsidP="00E35B01">
            <w:pPr>
              <w:pStyle w:val="Heading3"/>
              <w:rPr>
                <w:ins w:id="35" w:author="joykonta@gmail.com" w:date="2026-07-27T15:38:00Z" w16du:dateUtc="2026-07-27T05:38:00Z"/>
              </w:rPr>
            </w:pPr>
            <w:proofErr w:type="spellStart"/>
            <w:ins w:id="36" w:author="joykonta@gmail.com" w:date="2026-07-27T15:38:00Z" w16du:dateUtc="2026-07-27T05:38:00Z">
              <w:r>
                <w:t>Supabase</w:t>
              </w:r>
              <w:proofErr w:type="spellEnd"/>
              <w:r>
                <w:t xml:space="preserve"> Free does not include automatic </w:t>
              </w:r>
              <w:proofErr w:type="gramStart"/>
              <w:r>
                <w:t>backups</w:t>
              </w:r>
              <w:proofErr w:type="gramEnd"/>
            </w:ins>
          </w:p>
          <w:p w14:paraId="058110B0" w14:textId="77777777" w:rsidR="00E35B01" w:rsidRDefault="00E35B01" w:rsidP="00E35B01">
            <w:pPr>
              <w:pStyle w:val="NormalWeb"/>
              <w:rPr>
                <w:ins w:id="37" w:author="joykonta@gmail.com" w:date="2026-07-27T15:38:00Z" w16du:dateUtc="2026-07-27T05:38:00Z"/>
              </w:rPr>
            </w:pPr>
            <w:ins w:id="38" w:author="joykonta@gmail.com" w:date="2026-07-27T15:38:00Z" w16du:dateUtc="2026-07-27T05:38:00Z">
              <w:r>
                <w:t xml:space="preserve">This is important. </w:t>
              </w:r>
              <w:proofErr w:type="spellStart"/>
              <w:r>
                <w:t>Supabase</w:t>
              </w:r>
              <w:proofErr w:type="spellEnd"/>
              <w:r>
                <w:t xml:space="preserve"> Free includes the 500 MB database, 50,000 monthly active users, 5 GB egress, 1 GB storage and 500,000 Edge Function invocations, but its pricing table says automatic backups are </w:t>
              </w:r>
              <w:r>
                <w:rPr>
                  <w:rStyle w:val="Strong"/>
                </w:rPr>
                <w:t>not included</w:t>
              </w:r>
              <w:r>
                <w:t xml:space="preserve"> on Free. </w:t>
              </w:r>
              <w:proofErr w:type="spellStart"/>
              <w:r>
                <w:t>Supabase</w:t>
              </w:r>
              <w:proofErr w:type="spellEnd"/>
              <w:r>
                <w:t xml:space="preserve"> Pro is US$25/month and includes 7-day backups. </w:t>
              </w:r>
            </w:ins>
          </w:p>
          <w:p w14:paraId="4369E9C8" w14:textId="77777777" w:rsidR="00E35B01" w:rsidRDefault="00E35B01" w:rsidP="00E35B01">
            <w:pPr>
              <w:pStyle w:val="NormalWeb"/>
              <w:rPr>
                <w:ins w:id="39" w:author="joykonta@gmail.com" w:date="2026-07-27T15:38:00Z" w16du:dateUtc="2026-07-27T05:38:00Z"/>
              </w:rPr>
            </w:pPr>
            <w:ins w:id="40" w:author="joykonta@gmail.com" w:date="2026-07-27T15:38:00Z" w16du:dateUtc="2026-07-27T05:38:00Z">
              <w:r>
                <w:t>Add:</w:t>
              </w:r>
            </w:ins>
          </w:p>
          <w:p w14:paraId="513A8030" w14:textId="77777777" w:rsidR="00E35B01" w:rsidRDefault="00E35B01" w:rsidP="008C47B1">
            <w:pPr>
              <w:pStyle w:val="NormalWeb"/>
              <w:shd w:val="clear" w:color="auto" w:fill="FFFF00"/>
              <w:rPr>
                <w:ins w:id="41" w:author="joykonta@gmail.com" w:date="2026-07-27T15:38:00Z" w16du:dateUtc="2026-07-27T05:38:00Z"/>
              </w:rPr>
              <w:pPrChange w:id="42" w:author="joykonta@gmail.com" w:date="2026-07-27T16:39:00Z" w16du:dateUtc="2026-07-27T06:39:00Z">
                <w:pPr>
                  <w:pStyle w:val="NormalWeb"/>
                </w:pPr>
              </w:pPrChange>
            </w:pPr>
            <w:ins w:id="43" w:author="joykonta@gmail.com" w:date="2026-07-27T15:38:00Z" w16du:dateUtc="2026-07-27T05:38:00Z">
              <w:r>
                <w:t xml:space="preserve">Since </w:t>
              </w:r>
              <w:proofErr w:type="spellStart"/>
              <w:r>
                <w:t>Supabase</w:t>
              </w:r>
              <w:proofErr w:type="spellEnd"/>
              <w:r>
                <w:t xml:space="preserve"> Free does not include automatic backups, please explain the backup plan while we are on the Free plan. At minimum, please provide a manual database/content export at launch and explain how Joy can export/backup mood data and user records.</w:t>
              </w:r>
            </w:ins>
          </w:p>
          <w:p w14:paraId="07A41AF5" w14:textId="77777777" w:rsidR="00E35B01" w:rsidRDefault="00E35B01">
            <w:pPr>
              <w:spacing w:after="0"/>
            </w:pPr>
          </w:p>
        </w:tc>
      </w:tr>
      <w:tr w:rsidR="0068505C" w14:paraId="5E72B3EF" w14:textId="77777777">
        <w:trPr>
          <w:jc w:val="center"/>
        </w:trPr>
        <w:tc>
          <w:tcPr>
            <w:tcW w:w="2304" w:type="dxa"/>
          </w:tcPr>
          <w:p w14:paraId="5F6BC5C2" w14:textId="77777777" w:rsidR="0068505C" w:rsidRDefault="00000000">
            <w:pPr>
              <w:spacing w:after="0"/>
            </w:pPr>
            <w:r>
              <w:t>Namecheap domain</w:t>
            </w:r>
          </w:p>
        </w:tc>
        <w:tc>
          <w:tcPr>
            <w:tcW w:w="2880" w:type="dxa"/>
          </w:tcPr>
          <w:p w14:paraId="448E90DF" w14:textId="77777777" w:rsidR="0068505C" w:rsidRDefault="00000000">
            <w:pPr>
              <w:spacing w:after="0"/>
            </w:pPr>
            <w:r>
              <w:t>Domain registration.</w:t>
            </w:r>
          </w:p>
        </w:tc>
        <w:tc>
          <w:tcPr>
            <w:tcW w:w="4896" w:type="dxa"/>
          </w:tcPr>
          <w:p w14:paraId="2C589C58" w14:textId="77777777" w:rsidR="0068505C" w:rsidRDefault="00000000">
            <w:pPr>
              <w:spacing w:after="0"/>
            </w:pPr>
            <w:r>
              <w:t>Domain owned by Joy and connected to hosting.</w:t>
            </w:r>
          </w:p>
        </w:tc>
      </w:tr>
      <w:tr w:rsidR="0068505C" w14:paraId="46CBFD78" w14:textId="77777777">
        <w:trPr>
          <w:jc w:val="center"/>
        </w:trPr>
        <w:tc>
          <w:tcPr>
            <w:tcW w:w="2304" w:type="dxa"/>
          </w:tcPr>
          <w:p w14:paraId="716DBB1A" w14:textId="77777777" w:rsidR="0068505C" w:rsidRDefault="00000000">
            <w:pPr>
              <w:spacing w:after="0"/>
            </w:pPr>
            <w:r>
              <w:t>Payment gateway</w:t>
            </w:r>
          </w:p>
        </w:tc>
        <w:tc>
          <w:tcPr>
            <w:tcW w:w="2880" w:type="dxa"/>
          </w:tcPr>
          <w:p w14:paraId="19AFC823" w14:textId="77777777" w:rsidR="0068505C" w:rsidRDefault="00000000">
            <w:pPr>
              <w:spacing w:after="0"/>
            </w:pPr>
            <w:r>
              <w:t>Paid PDF payment.</w:t>
            </w:r>
          </w:p>
        </w:tc>
        <w:tc>
          <w:tcPr>
            <w:tcW w:w="4896" w:type="dxa"/>
          </w:tcPr>
          <w:p w14:paraId="079DAB94" w14:textId="77777777" w:rsidR="0068505C" w:rsidRDefault="00000000">
            <w:pPr>
              <w:spacing w:after="0"/>
            </w:pPr>
            <w:r>
              <w:t>Must be confirmed: Stripe</w:t>
            </w:r>
            <w:r w:rsidR="00AC1F0B">
              <w:t xml:space="preserve"> </w:t>
            </w:r>
            <w:r>
              <w:t>or other. Automatic delivery after payment required.</w:t>
            </w:r>
          </w:p>
        </w:tc>
      </w:tr>
    </w:tbl>
    <w:p w14:paraId="1AC7C0FC" w14:textId="77777777" w:rsidR="0068505C" w:rsidRDefault="0068505C"/>
    <w:p w14:paraId="7C433598" w14:textId="77777777" w:rsidR="0068505C" w:rsidRPr="00AC1F0B" w:rsidRDefault="00000000" w:rsidP="00AC1F0B">
      <w:pPr>
        <w:pStyle w:val="Heading1"/>
        <w:shd w:val="clear" w:color="auto" w:fill="D9D9D9" w:themeFill="background1" w:themeFillShade="D9"/>
        <w:rPr>
          <w:rFonts w:ascii="Times New Roman" w:eastAsia="Times New Roman" w:hAnsi="Times New Roman" w:cs="Times New Roman"/>
          <w:sz w:val="28"/>
        </w:rPr>
      </w:pPr>
      <w:bookmarkStart w:id="44" w:name="_Toc235466118"/>
      <w:r w:rsidRPr="00AC1F0B">
        <w:rPr>
          <w:rFonts w:ascii="Times New Roman" w:eastAsia="Times New Roman" w:hAnsi="Times New Roman" w:cs="Times New Roman"/>
          <w:sz w:val="28"/>
        </w:rPr>
        <w:t>1</w:t>
      </w:r>
      <w:r w:rsidR="00042D77">
        <w:rPr>
          <w:rFonts w:ascii="Times New Roman" w:eastAsia="Times New Roman" w:hAnsi="Times New Roman" w:cs="Times New Roman"/>
          <w:sz w:val="28"/>
        </w:rPr>
        <w:t>5</w:t>
      </w:r>
      <w:r w:rsidRPr="00AC1F0B">
        <w:rPr>
          <w:rFonts w:ascii="Times New Roman" w:eastAsia="Times New Roman" w:hAnsi="Times New Roman" w:cs="Times New Roman"/>
          <w:sz w:val="28"/>
        </w:rPr>
        <w:t>. Security, Performance and Reliability</w:t>
      </w:r>
      <w:bookmarkEnd w:id="44"/>
    </w:p>
    <w:tbl>
      <w:tblPr>
        <w:tblStyle w:val="TableGrid"/>
        <w:tblW w:w="0" w:type="auto"/>
        <w:jc w:val="center"/>
        <w:tblLook w:val="04A0" w:firstRow="1" w:lastRow="0" w:firstColumn="1" w:lastColumn="0" w:noHBand="0" w:noVBand="1"/>
      </w:tblPr>
      <w:tblGrid>
        <w:gridCol w:w="3456"/>
        <w:gridCol w:w="6624"/>
      </w:tblGrid>
      <w:tr w:rsidR="0068505C" w14:paraId="29C4EABD" w14:textId="77777777">
        <w:trPr>
          <w:jc w:val="center"/>
        </w:trPr>
        <w:tc>
          <w:tcPr>
            <w:tcW w:w="3456" w:type="dxa"/>
            <w:shd w:val="clear" w:color="auto" w:fill="5A2675"/>
            <w:vAlign w:val="center"/>
          </w:tcPr>
          <w:p w14:paraId="396C154F" w14:textId="77777777" w:rsidR="0068505C" w:rsidRDefault="00000000">
            <w:pPr>
              <w:spacing w:after="0"/>
            </w:pPr>
            <w:r>
              <w:rPr>
                <w:b/>
                <w:color w:val="FFFFFF"/>
              </w:rPr>
              <w:t>Area</w:t>
            </w:r>
          </w:p>
        </w:tc>
        <w:tc>
          <w:tcPr>
            <w:tcW w:w="6624" w:type="dxa"/>
            <w:shd w:val="clear" w:color="auto" w:fill="5A2675"/>
            <w:vAlign w:val="center"/>
          </w:tcPr>
          <w:p w14:paraId="027A52BE" w14:textId="77777777" w:rsidR="0068505C" w:rsidRDefault="00000000">
            <w:pPr>
              <w:spacing w:after="0"/>
            </w:pPr>
            <w:r>
              <w:rPr>
                <w:b/>
                <w:color w:val="FFFFFF"/>
              </w:rPr>
              <w:t>Requirement</w:t>
            </w:r>
          </w:p>
        </w:tc>
      </w:tr>
      <w:tr w:rsidR="0068505C" w14:paraId="30BF5491" w14:textId="77777777">
        <w:trPr>
          <w:jc w:val="center"/>
        </w:trPr>
        <w:tc>
          <w:tcPr>
            <w:tcW w:w="3456" w:type="dxa"/>
          </w:tcPr>
          <w:p w14:paraId="026E127C" w14:textId="77777777" w:rsidR="0068505C" w:rsidRDefault="00000000">
            <w:pPr>
              <w:spacing w:after="0"/>
            </w:pPr>
            <w:r>
              <w:t>HTTPS/SSL</w:t>
            </w:r>
          </w:p>
        </w:tc>
        <w:tc>
          <w:tcPr>
            <w:tcW w:w="6624" w:type="dxa"/>
          </w:tcPr>
          <w:p w14:paraId="53C7BD8B" w14:textId="77777777" w:rsidR="0068505C" w:rsidRDefault="00000000">
            <w:pPr>
              <w:spacing w:after="0"/>
            </w:pPr>
            <w:r>
              <w:t>Required for the whole site.</w:t>
            </w:r>
          </w:p>
        </w:tc>
      </w:tr>
      <w:tr w:rsidR="0068505C" w14:paraId="0E708537" w14:textId="77777777">
        <w:trPr>
          <w:jc w:val="center"/>
        </w:trPr>
        <w:tc>
          <w:tcPr>
            <w:tcW w:w="3456" w:type="dxa"/>
          </w:tcPr>
          <w:p w14:paraId="371C0BB4" w14:textId="77777777" w:rsidR="0068505C" w:rsidRDefault="00000000">
            <w:pPr>
              <w:spacing w:after="0"/>
            </w:pPr>
            <w:r>
              <w:t>Spam protection</w:t>
            </w:r>
          </w:p>
        </w:tc>
        <w:tc>
          <w:tcPr>
            <w:tcW w:w="6624" w:type="dxa"/>
          </w:tcPr>
          <w:p w14:paraId="49F9C7BD" w14:textId="77777777" w:rsidR="0068505C" w:rsidRDefault="00000000">
            <w:pPr>
              <w:spacing w:after="0"/>
            </w:pPr>
            <w:r>
              <w:t>Required for contact/profile forms.</w:t>
            </w:r>
          </w:p>
        </w:tc>
      </w:tr>
      <w:tr w:rsidR="0068505C" w14:paraId="55C8E635" w14:textId="77777777">
        <w:trPr>
          <w:jc w:val="center"/>
        </w:trPr>
        <w:tc>
          <w:tcPr>
            <w:tcW w:w="3456" w:type="dxa"/>
          </w:tcPr>
          <w:p w14:paraId="0DB34382" w14:textId="77777777" w:rsidR="0068505C" w:rsidRDefault="00000000">
            <w:pPr>
              <w:spacing w:after="0"/>
            </w:pPr>
            <w:r>
              <w:t>Secure configuration</w:t>
            </w:r>
          </w:p>
        </w:tc>
        <w:tc>
          <w:tcPr>
            <w:tcW w:w="6624" w:type="dxa"/>
          </w:tcPr>
          <w:p w14:paraId="3131925E" w14:textId="77777777" w:rsidR="0068505C" w:rsidRDefault="00000000">
            <w:pPr>
              <w:spacing w:after="0"/>
            </w:pPr>
            <w:r>
              <w:t>No exposed API keys. Environment variables handled securely.</w:t>
            </w:r>
          </w:p>
        </w:tc>
      </w:tr>
      <w:tr w:rsidR="0068505C" w14:paraId="073C1004" w14:textId="77777777">
        <w:trPr>
          <w:jc w:val="center"/>
        </w:trPr>
        <w:tc>
          <w:tcPr>
            <w:tcW w:w="3456" w:type="dxa"/>
          </w:tcPr>
          <w:p w14:paraId="173452BA" w14:textId="77777777" w:rsidR="0068505C" w:rsidRDefault="00000000">
            <w:pPr>
              <w:spacing w:after="0"/>
            </w:pPr>
            <w:r>
              <w:t>User data security</w:t>
            </w:r>
          </w:p>
        </w:tc>
        <w:tc>
          <w:tcPr>
            <w:tcW w:w="6624" w:type="dxa"/>
          </w:tcPr>
          <w:p w14:paraId="4D566A62" w14:textId="77777777" w:rsidR="0068505C" w:rsidRDefault="00000000">
            <w:pPr>
              <w:spacing w:after="0"/>
            </w:pPr>
            <w:r>
              <w:t xml:space="preserve">Secure </w:t>
            </w:r>
            <w:proofErr w:type="spellStart"/>
            <w:r>
              <w:t>Supabase</w:t>
            </w:r>
            <w:proofErr w:type="spellEnd"/>
            <w:r>
              <w:t>/Render setup and minimal data storage.</w:t>
            </w:r>
          </w:p>
        </w:tc>
      </w:tr>
      <w:tr w:rsidR="0068505C" w14:paraId="669BD92D" w14:textId="77777777">
        <w:trPr>
          <w:jc w:val="center"/>
        </w:trPr>
        <w:tc>
          <w:tcPr>
            <w:tcW w:w="3456" w:type="dxa"/>
          </w:tcPr>
          <w:p w14:paraId="263F17D6" w14:textId="77777777" w:rsidR="0068505C" w:rsidRDefault="00000000">
            <w:pPr>
              <w:spacing w:after="0"/>
            </w:pPr>
            <w:r>
              <w:t>Core Web Vitals</w:t>
            </w:r>
          </w:p>
        </w:tc>
        <w:tc>
          <w:tcPr>
            <w:tcW w:w="6624" w:type="dxa"/>
          </w:tcPr>
          <w:p w14:paraId="5D8230ED" w14:textId="77777777" w:rsidR="0068505C" w:rsidRDefault="00000000">
            <w:pPr>
              <w:spacing w:after="0"/>
            </w:pPr>
            <w:r>
              <w:t xml:space="preserve">Fast mobile performance and image </w:t>
            </w:r>
            <w:proofErr w:type="spellStart"/>
            <w:r>
              <w:t>optimisation</w:t>
            </w:r>
            <w:proofErr w:type="spellEnd"/>
            <w:r>
              <w:t>.</w:t>
            </w:r>
          </w:p>
        </w:tc>
      </w:tr>
      <w:tr w:rsidR="0068505C" w14:paraId="7BA2BFB3" w14:textId="77777777">
        <w:trPr>
          <w:jc w:val="center"/>
        </w:trPr>
        <w:tc>
          <w:tcPr>
            <w:tcW w:w="3456" w:type="dxa"/>
          </w:tcPr>
          <w:p w14:paraId="03E76E77" w14:textId="77777777" w:rsidR="0068505C" w:rsidRDefault="00000000">
            <w:pPr>
              <w:spacing w:after="0"/>
            </w:pPr>
            <w:r>
              <w:t>Reliability</w:t>
            </w:r>
          </w:p>
        </w:tc>
        <w:tc>
          <w:tcPr>
            <w:tcW w:w="6624" w:type="dxa"/>
          </w:tcPr>
          <w:p w14:paraId="608579E9" w14:textId="77777777" w:rsidR="0068505C" w:rsidRDefault="00000000">
            <w:pPr>
              <w:spacing w:after="0"/>
            </w:pPr>
            <w:r>
              <w:t>Free tool should still work even if profile/payment/PDF backend has an issue.</w:t>
            </w:r>
          </w:p>
        </w:tc>
      </w:tr>
      <w:tr w:rsidR="0068505C" w14:paraId="24389BB9" w14:textId="77777777">
        <w:trPr>
          <w:jc w:val="center"/>
        </w:trPr>
        <w:tc>
          <w:tcPr>
            <w:tcW w:w="3456" w:type="dxa"/>
          </w:tcPr>
          <w:p w14:paraId="2DA130FC" w14:textId="77777777" w:rsidR="0068505C" w:rsidRPr="00D730F3" w:rsidRDefault="00000000">
            <w:pPr>
              <w:spacing w:after="0"/>
              <w:rPr>
                <w:highlight w:val="yellow"/>
              </w:rPr>
            </w:pPr>
            <w:r w:rsidRPr="00D730F3">
              <w:rPr>
                <w:highlight w:val="yellow"/>
              </w:rPr>
              <w:t>Capacity planning</w:t>
            </w:r>
          </w:p>
        </w:tc>
        <w:tc>
          <w:tcPr>
            <w:tcW w:w="6624" w:type="dxa"/>
          </w:tcPr>
          <w:p w14:paraId="1BE1103C" w14:textId="77777777" w:rsidR="0068505C" w:rsidRPr="00D730F3" w:rsidRDefault="00000000">
            <w:pPr>
              <w:spacing w:after="0"/>
              <w:rPr>
                <w:highlight w:val="yellow"/>
              </w:rPr>
            </w:pPr>
            <w:r w:rsidRPr="00D730F3">
              <w:rPr>
                <w:highlight w:val="yellow"/>
              </w:rPr>
              <w:t xml:space="preserve">Developer should explain free hosting limits and upgrade path </w:t>
            </w:r>
            <w:r w:rsidR="00AC1F0B" w:rsidRPr="00D730F3">
              <w:rPr>
                <w:highlight w:val="yellow"/>
              </w:rPr>
              <w:t>when</w:t>
            </w:r>
            <w:r w:rsidRPr="00D730F3">
              <w:rPr>
                <w:highlight w:val="yellow"/>
              </w:rPr>
              <w:t xml:space="preserve"> traffic grows.</w:t>
            </w:r>
          </w:p>
        </w:tc>
      </w:tr>
      <w:tr w:rsidR="0068505C" w14:paraId="1133098C" w14:textId="77777777">
        <w:trPr>
          <w:jc w:val="center"/>
        </w:trPr>
        <w:tc>
          <w:tcPr>
            <w:tcW w:w="3456" w:type="dxa"/>
          </w:tcPr>
          <w:p w14:paraId="2ABADE73" w14:textId="77777777" w:rsidR="0068505C" w:rsidRDefault="00AC1F0B">
            <w:pPr>
              <w:spacing w:after="0"/>
            </w:pPr>
            <w:r>
              <w:t>Test environment</w:t>
            </w:r>
          </w:p>
        </w:tc>
        <w:tc>
          <w:tcPr>
            <w:tcW w:w="6624" w:type="dxa"/>
          </w:tcPr>
          <w:p w14:paraId="5DF4BE3D" w14:textId="77777777" w:rsidR="0068505C" w:rsidRDefault="00000000">
            <w:pPr>
              <w:spacing w:after="0"/>
            </w:pPr>
            <w:r>
              <w:t>Required before public launch.</w:t>
            </w:r>
          </w:p>
        </w:tc>
      </w:tr>
    </w:tbl>
    <w:p w14:paraId="6E01FC19" w14:textId="77777777" w:rsidR="0068505C" w:rsidRDefault="0068505C"/>
    <w:p w14:paraId="5D314CC8" w14:textId="1B20F831" w:rsidR="0068505C" w:rsidRPr="00554EF1" w:rsidRDefault="00000000" w:rsidP="00554EF1">
      <w:pPr>
        <w:pStyle w:val="Heading1"/>
        <w:shd w:val="clear" w:color="auto" w:fill="D9D9D9" w:themeFill="background1" w:themeFillShade="D9"/>
        <w:rPr>
          <w:rFonts w:ascii="Times New Roman" w:eastAsia="Times New Roman" w:hAnsi="Times New Roman" w:cs="Times New Roman"/>
          <w:sz w:val="28"/>
        </w:rPr>
      </w:pPr>
      <w:bookmarkStart w:id="45" w:name="_Toc235466119"/>
      <w:r w:rsidRPr="00554EF1">
        <w:rPr>
          <w:rFonts w:ascii="Times New Roman" w:eastAsia="Times New Roman" w:hAnsi="Times New Roman" w:cs="Times New Roman"/>
          <w:sz w:val="28"/>
        </w:rPr>
        <w:t>1</w:t>
      </w:r>
      <w:r w:rsidR="00042D77">
        <w:rPr>
          <w:rFonts w:ascii="Times New Roman" w:eastAsia="Times New Roman" w:hAnsi="Times New Roman" w:cs="Times New Roman"/>
          <w:sz w:val="28"/>
        </w:rPr>
        <w:t>6</w:t>
      </w:r>
      <w:r w:rsidRPr="00554EF1">
        <w:rPr>
          <w:rFonts w:ascii="Times New Roman" w:eastAsia="Times New Roman" w:hAnsi="Times New Roman" w:cs="Times New Roman"/>
          <w:sz w:val="28"/>
        </w:rPr>
        <w:t>. Design Direction</w:t>
      </w:r>
      <w:ins w:id="46" w:author="joykonta@gmail.com" w:date="2026-07-27T16:24:00Z" w16du:dateUtc="2026-07-27T06:24:00Z">
        <w:r w:rsidR="00F4229E">
          <w:rPr>
            <w:rFonts w:ascii="Times New Roman" w:eastAsia="Times New Roman" w:hAnsi="Times New Roman" w:cs="Times New Roman"/>
            <w:sz w:val="28"/>
          </w:rPr>
          <w:t>,</w:t>
        </w:r>
      </w:ins>
      <w:r w:rsidRPr="00554EF1">
        <w:rPr>
          <w:rFonts w:ascii="Times New Roman" w:eastAsia="Times New Roman" w:hAnsi="Times New Roman" w:cs="Times New Roman"/>
          <w:sz w:val="28"/>
        </w:rPr>
        <w:t xml:space="preserve"> </w:t>
      </w:r>
      <w:del w:id="47" w:author="joykonta@gmail.com" w:date="2026-07-27T16:24:00Z" w16du:dateUtc="2026-07-27T06:24:00Z">
        <w:r w:rsidRPr="00554EF1" w:rsidDel="00F4229E">
          <w:rPr>
            <w:rFonts w:ascii="Times New Roman" w:eastAsia="Times New Roman" w:hAnsi="Times New Roman" w:cs="Times New Roman"/>
            <w:sz w:val="28"/>
          </w:rPr>
          <w:delText xml:space="preserve">and </w:delText>
        </w:r>
      </w:del>
      <w:ins w:id="48" w:author="joykonta@gmail.com" w:date="2026-07-27T16:24:00Z" w16du:dateUtc="2026-07-27T06:24:00Z">
        <w:r w:rsidR="00F4229E">
          <w:rPr>
            <w:rFonts w:ascii="Times New Roman" w:eastAsia="Times New Roman" w:hAnsi="Times New Roman" w:cs="Times New Roman"/>
            <w:sz w:val="28"/>
          </w:rPr>
          <w:t xml:space="preserve"> </w:t>
        </w:r>
      </w:ins>
      <w:r w:rsidRPr="00554EF1">
        <w:rPr>
          <w:rFonts w:ascii="Times New Roman" w:eastAsia="Times New Roman" w:hAnsi="Times New Roman" w:cs="Times New Roman"/>
          <w:sz w:val="28"/>
        </w:rPr>
        <w:t>Animation</w:t>
      </w:r>
      <w:bookmarkEnd w:id="45"/>
      <w:ins w:id="49" w:author="joykonta@gmail.com" w:date="2026-07-27T16:24:00Z" w16du:dateUtc="2026-07-27T06:24:00Z">
        <w:r w:rsidR="00F4229E">
          <w:rPr>
            <w:rFonts w:ascii="Times New Roman" w:eastAsia="Times New Roman" w:hAnsi="Times New Roman" w:cs="Times New Roman"/>
            <w:sz w:val="28"/>
          </w:rPr>
          <w:t xml:space="preserve"> and Popup Messages</w:t>
        </w:r>
      </w:ins>
    </w:p>
    <w:p w14:paraId="475B7EAE" w14:textId="77777777" w:rsidR="0068505C" w:rsidRDefault="00000000">
      <w:r>
        <w:t>The design direction is based on the approved homepage mockup concept.</w:t>
      </w:r>
    </w:p>
    <w:p w14:paraId="1C17B3E0" w14:textId="621133E0" w:rsidR="0068505C" w:rsidRDefault="00000000">
      <w:pPr>
        <w:pStyle w:val="ListBullet"/>
        <w:spacing w:after="20"/>
      </w:pPr>
      <w:r>
        <w:t xml:space="preserve">Left side: </w:t>
      </w:r>
      <w:del w:id="50" w:author="joykonta@gmail.com" w:date="2026-07-27T16:22:00Z" w16du:dateUtc="2026-07-27T06:22:00Z">
        <w:r w:rsidDel="00F4229E">
          <w:delText xml:space="preserve">strong black/dark </w:delText>
        </w:r>
      </w:del>
      <w:r>
        <w:t>background with readable mood selection tiles and family cards.</w:t>
      </w:r>
    </w:p>
    <w:p w14:paraId="545C69F9" w14:textId="77777777" w:rsidR="0068505C" w:rsidRDefault="00000000">
      <w:pPr>
        <w:pStyle w:val="ListBullet"/>
        <w:spacing w:after="20"/>
      </w:pPr>
      <w:r>
        <w:t xml:space="preserve">Right side: soft, uplifting sun/rising light design with calming pastel </w:t>
      </w:r>
      <w:proofErr w:type="spellStart"/>
      <w:r>
        <w:t>colours</w:t>
      </w:r>
      <w:proofErr w:type="spellEnd"/>
      <w:r>
        <w:t>. This section is liked and should be preserved.</w:t>
      </w:r>
    </w:p>
    <w:p w14:paraId="785A47E0" w14:textId="77777777" w:rsidR="0068505C" w:rsidRDefault="00000000">
      <w:pPr>
        <w:pStyle w:val="ListBullet"/>
        <w:spacing w:after="20"/>
      </w:pPr>
      <w:r>
        <w:t>Mood family cards and specific feeling tiles should be visual, mobile-</w:t>
      </w:r>
      <w:proofErr w:type="gramStart"/>
      <w:r>
        <w:t>friendly</w:t>
      </w:r>
      <w:proofErr w:type="gramEnd"/>
      <w:r>
        <w:t xml:space="preserve"> and not overwhelming.</w:t>
      </w:r>
    </w:p>
    <w:p w14:paraId="3A845516" w14:textId="77777777" w:rsidR="0068505C" w:rsidRDefault="00000000">
      <w:pPr>
        <w:pStyle w:val="ListBullet"/>
        <w:spacing w:after="20"/>
      </w:pPr>
      <w:r>
        <w:t>Remove bin/clear-selection feature from the main design.</w:t>
      </w:r>
    </w:p>
    <w:p w14:paraId="01C0F873" w14:textId="77777777" w:rsidR="0068505C" w:rsidRDefault="00000000">
      <w:pPr>
        <w:pStyle w:val="ListBullet"/>
        <w:spacing w:after="20"/>
      </w:pPr>
      <w:r>
        <w:lastRenderedPageBreak/>
        <w:t>Include lightweight animation, such as result card fade/slide/flip after clicking the mood change button.</w:t>
      </w:r>
    </w:p>
    <w:p w14:paraId="630803E1" w14:textId="77777777" w:rsidR="0068505C" w:rsidRDefault="00000000">
      <w:pPr>
        <w:pStyle w:val="ListBullet"/>
        <w:spacing w:after="20"/>
      </w:pPr>
      <w:r>
        <w:t xml:space="preserve">Design must be clean, modern, </w:t>
      </w:r>
      <w:proofErr w:type="gramStart"/>
      <w:r>
        <w:t>professional</w:t>
      </w:r>
      <w:proofErr w:type="gramEnd"/>
      <w:r>
        <w:t xml:space="preserve"> and emotionally supportive.</w:t>
      </w:r>
    </w:p>
    <w:p w14:paraId="4589C01B" w14:textId="77777777" w:rsidR="00554EF1" w:rsidRDefault="00554EF1">
      <w:pPr>
        <w:pStyle w:val="ListBullet"/>
        <w:spacing w:after="20"/>
      </w:pPr>
      <w:r>
        <w:t xml:space="preserve">The site must be optimized for mobile phones, </w:t>
      </w:r>
      <w:proofErr w:type="gramStart"/>
      <w:r>
        <w:t>tablets</w:t>
      </w:r>
      <w:proofErr w:type="gramEnd"/>
      <w:r>
        <w:t xml:space="preserve"> and desktop computers as well. </w:t>
      </w:r>
    </w:p>
    <w:p w14:paraId="509BB5D5" w14:textId="77777777" w:rsidR="003E3FA4" w:rsidRDefault="003E3FA4" w:rsidP="003E3FA4">
      <w:pPr>
        <w:pStyle w:val="ListBullet"/>
        <w:numPr>
          <w:ilvl w:val="0"/>
          <w:numId w:val="0"/>
        </w:numPr>
        <w:spacing w:after="20"/>
        <w:rPr>
          <w:ins w:id="51" w:author="joykonta@gmail.com" w:date="2026-07-27T16:24:00Z" w16du:dateUtc="2026-07-27T06:24:00Z"/>
        </w:rPr>
      </w:pPr>
    </w:p>
    <w:p w14:paraId="00384E15" w14:textId="43BC3338" w:rsidR="00F4229E" w:rsidRDefault="00F4229E" w:rsidP="003E3FA4">
      <w:pPr>
        <w:pStyle w:val="ListBullet"/>
        <w:numPr>
          <w:ilvl w:val="0"/>
          <w:numId w:val="0"/>
        </w:numPr>
        <w:spacing w:after="20"/>
        <w:rPr>
          <w:ins w:id="52" w:author="joykonta@gmail.com" w:date="2026-07-27T16:25:00Z" w16du:dateUtc="2026-07-27T06:25:00Z"/>
        </w:rPr>
      </w:pPr>
      <w:ins w:id="53" w:author="joykonta@gmail.com" w:date="2026-07-27T16:24:00Z" w16du:dateUtc="2026-07-27T06:24:00Z">
        <w:r>
          <w:t>Popup Me</w:t>
        </w:r>
      </w:ins>
      <w:ins w:id="54" w:author="joykonta@gmail.com" w:date="2026-07-27T16:25:00Z" w16du:dateUtc="2026-07-27T06:25:00Z">
        <w:r>
          <w:t xml:space="preserve">ssages displayed by the </w:t>
        </w:r>
        <w:proofErr w:type="gramStart"/>
        <w:r>
          <w:t>webs</w:t>
        </w:r>
      </w:ins>
      <w:ins w:id="55" w:author="joykonta@gmail.com" w:date="2026-07-27T16:26:00Z" w16du:dateUtc="2026-07-27T06:26:00Z">
        <w:r>
          <w:t>ite</w:t>
        </w:r>
      </w:ins>
      <w:ins w:id="56" w:author="joykonta@gmail.com" w:date="2026-07-27T16:25:00Z" w16du:dateUtc="2026-07-27T06:25:00Z">
        <w:r>
          <w:t>;</w:t>
        </w:r>
        <w:proofErr w:type="gramEnd"/>
      </w:ins>
    </w:p>
    <w:p w14:paraId="681E4878" w14:textId="77777777" w:rsidR="00F4229E" w:rsidRDefault="00F4229E" w:rsidP="003E3FA4">
      <w:pPr>
        <w:pStyle w:val="ListBullet"/>
        <w:numPr>
          <w:ilvl w:val="0"/>
          <w:numId w:val="0"/>
        </w:numPr>
        <w:spacing w:after="20"/>
        <w:rPr>
          <w:ins w:id="57" w:author="joykonta@gmail.com" w:date="2026-07-27T16:25:00Z" w16du:dateUtc="2026-07-27T06:25:00Z"/>
        </w:rPr>
      </w:pPr>
    </w:p>
    <w:p w14:paraId="67C0FEBE" w14:textId="77777777" w:rsidR="00F4229E" w:rsidRDefault="00F4229E" w:rsidP="00F4229E">
      <w:pPr>
        <w:pStyle w:val="Heading3"/>
        <w:rPr>
          <w:ins w:id="58" w:author="joykonta@gmail.com" w:date="2026-07-27T16:25:00Z" w16du:dateUtc="2026-07-27T06:25:00Z"/>
        </w:rPr>
      </w:pPr>
      <w:ins w:id="59" w:author="joykonta@gmail.com" w:date="2026-07-27T16:25:00Z" w16du:dateUtc="2026-07-27T06:25:00Z">
        <w:r>
          <w:t>1. After first saved check-in</w:t>
        </w:r>
      </w:ins>
    </w:p>
    <w:p w14:paraId="71F9BA0E" w14:textId="77777777" w:rsidR="00F4229E" w:rsidRDefault="00F4229E" w:rsidP="00F4229E">
      <w:pPr>
        <w:pStyle w:val="NormalWeb"/>
        <w:rPr>
          <w:ins w:id="60" w:author="joykonta@gmail.com" w:date="2026-07-27T16:25:00Z" w16du:dateUtc="2026-07-27T06:25:00Z"/>
        </w:rPr>
      </w:pPr>
      <w:ins w:id="61" w:author="joykonta@gmail.com" w:date="2026-07-27T16:25:00Z" w16du:dateUtc="2026-07-27T06:25:00Z">
        <w:r>
          <w:rPr>
            <w:rStyle w:val="Strong"/>
          </w:rPr>
          <w:t xml:space="preserve">Your first </w:t>
        </w:r>
        <w:proofErr w:type="spellStart"/>
        <w:r>
          <w:rPr>
            <w:rStyle w:val="Strong"/>
          </w:rPr>
          <w:t>MoodFlip</w:t>
        </w:r>
        <w:proofErr w:type="spellEnd"/>
        <w:r>
          <w:rPr>
            <w:rStyle w:val="Strong"/>
          </w:rPr>
          <w:t xml:space="preserve"> check-in is saved.</w:t>
        </w:r>
        <w:r>
          <w:br/>
          <w:t xml:space="preserve">You can save up to 3 check-ins per day. After 7 days, you’ll be able to download your personalised 7-Day </w:t>
        </w:r>
        <w:proofErr w:type="spellStart"/>
        <w:r>
          <w:t>MoodFlip</w:t>
        </w:r>
        <w:proofErr w:type="spellEnd"/>
        <w:r>
          <w:t xml:space="preserve"> Report.</w:t>
        </w:r>
      </w:ins>
    </w:p>
    <w:p w14:paraId="14638EAB" w14:textId="77777777" w:rsidR="00F4229E" w:rsidRDefault="00F4229E" w:rsidP="00F4229E">
      <w:pPr>
        <w:pStyle w:val="Heading3"/>
        <w:rPr>
          <w:ins w:id="62" w:author="joykonta@gmail.com" w:date="2026-07-27T16:25:00Z" w16du:dateUtc="2026-07-27T06:25:00Z"/>
        </w:rPr>
      </w:pPr>
      <w:ins w:id="63" w:author="joykonta@gmail.com" w:date="2026-07-27T16:25:00Z" w16du:dateUtc="2026-07-27T06:25:00Z">
        <w:r>
          <w:t>2. From the 2nd saved calendar day onward — once per day</w:t>
        </w:r>
      </w:ins>
    </w:p>
    <w:p w14:paraId="4A64F908" w14:textId="77777777" w:rsidR="00F4229E" w:rsidRDefault="00F4229E" w:rsidP="00F4229E">
      <w:pPr>
        <w:pStyle w:val="NormalWeb"/>
        <w:rPr>
          <w:ins w:id="64" w:author="joykonta@gmail.com" w:date="2026-07-27T16:25:00Z" w16du:dateUtc="2026-07-27T06:25:00Z"/>
        </w:rPr>
      </w:pPr>
      <w:ins w:id="65" w:author="joykonta@gmail.com" w:date="2026-07-27T16:25:00Z" w16du:dateUtc="2026-07-27T06:25:00Z">
        <w:r>
          <w:rPr>
            <w:rStyle w:val="Strong"/>
          </w:rPr>
          <w:t xml:space="preserve">You’re building your 7-Day </w:t>
        </w:r>
        <w:proofErr w:type="spellStart"/>
        <w:r>
          <w:rPr>
            <w:rStyle w:val="Strong"/>
          </w:rPr>
          <w:t>MoodFlip</w:t>
        </w:r>
        <w:proofErr w:type="spellEnd"/>
        <w:r>
          <w:rPr>
            <w:rStyle w:val="Strong"/>
          </w:rPr>
          <w:t xml:space="preserve"> Report.</w:t>
        </w:r>
        <w:r>
          <w:br/>
          <w:t xml:space="preserve">Save up to 3 check-ins per day. Your personalised report will be available after 7 days for </w:t>
        </w:r>
        <w:r>
          <w:rPr>
            <w:rStyle w:val="Strong"/>
          </w:rPr>
          <w:t>US$7</w:t>
        </w:r>
        <w:r>
          <w:t>.</w:t>
        </w:r>
      </w:ins>
    </w:p>
    <w:p w14:paraId="1EB2899D" w14:textId="77777777" w:rsidR="00F4229E" w:rsidRDefault="00F4229E" w:rsidP="00F4229E">
      <w:pPr>
        <w:pStyle w:val="Heading3"/>
        <w:rPr>
          <w:ins w:id="66" w:author="joykonta@gmail.com" w:date="2026-07-27T16:25:00Z" w16du:dateUtc="2026-07-27T06:25:00Z"/>
        </w:rPr>
      </w:pPr>
      <w:ins w:id="67" w:author="joykonta@gmail.com" w:date="2026-07-27T16:25:00Z" w16du:dateUtc="2026-07-27T06:25:00Z">
        <w:r>
          <w:t>3. Progress message after saving a check-in</w:t>
        </w:r>
      </w:ins>
    </w:p>
    <w:p w14:paraId="4256207B" w14:textId="77777777" w:rsidR="00F4229E" w:rsidRDefault="00F4229E" w:rsidP="00F4229E">
      <w:pPr>
        <w:pStyle w:val="NormalWeb"/>
        <w:rPr>
          <w:ins w:id="68" w:author="joykonta@gmail.com" w:date="2026-07-27T16:25:00Z" w16du:dateUtc="2026-07-27T06:25:00Z"/>
        </w:rPr>
      </w:pPr>
      <w:ins w:id="69" w:author="joykonta@gmail.com" w:date="2026-07-27T16:25:00Z" w16du:dateUtc="2026-07-27T06:25:00Z">
        <w:r>
          <w:rPr>
            <w:rStyle w:val="Strong"/>
          </w:rPr>
          <w:t>Saved.</w:t>
        </w:r>
        <w:r>
          <w:br/>
          <w:t xml:space="preserve">Today’s check-ins: </w:t>
        </w:r>
        <w:r>
          <w:rPr>
            <w:rStyle w:val="Strong"/>
          </w:rPr>
          <w:t>[1/3]</w:t>
        </w:r>
        <w:r>
          <w:br/>
          <w:t xml:space="preserve">7-Day Report progress: </w:t>
        </w:r>
        <w:r>
          <w:rPr>
            <w:rStyle w:val="Strong"/>
          </w:rPr>
          <w:t xml:space="preserve">Day [X] of </w:t>
        </w:r>
        <w:proofErr w:type="gramStart"/>
        <w:r>
          <w:rPr>
            <w:rStyle w:val="Strong"/>
          </w:rPr>
          <w:t>7</w:t>
        </w:r>
        <w:proofErr w:type="gramEnd"/>
      </w:ins>
    </w:p>
    <w:p w14:paraId="7D28DD5B" w14:textId="77777777" w:rsidR="00F4229E" w:rsidRDefault="00F4229E" w:rsidP="00F4229E">
      <w:pPr>
        <w:pStyle w:val="Heading3"/>
        <w:rPr>
          <w:ins w:id="70" w:author="joykonta@gmail.com" w:date="2026-07-27T16:25:00Z" w16du:dateUtc="2026-07-27T06:25:00Z"/>
        </w:rPr>
      </w:pPr>
      <w:ins w:id="71" w:author="joykonta@gmail.com" w:date="2026-07-27T16:25:00Z" w16du:dateUtc="2026-07-27T06:25:00Z">
        <w:r>
          <w:t>4. Daily save limit reached</w:t>
        </w:r>
      </w:ins>
    </w:p>
    <w:p w14:paraId="23C0E1A0" w14:textId="77777777" w:rsidR="00F4229E" w:rsidRDefault="00F4229E" w:rsidP="00F4229E">
      <w:pPr>
        <w:pStyle w:val="NormalWeb"/>
        <w:rPr>
          <w:ins w:id="72" w:author="joykonta@gmail.com" w:date="2026-07-27T16:25:00Z" w16du:dateUtc="2026-07-27T06:25:00Z"/>
        </w:rPr>
      </w:pPr>
      <w:ins w:id="73" w:author="joykonta@gmail.com" w:date="2026-07-27T16:25:00Z" w16du:dateUtc="2026-07-27T06:25:00Z">
        <w:r>
          <w:rPr>
            <w:rStyle w:val="Strong"/>
          </w:rPr>
          <w:t>You’ve saved today’s 3 check-ins.</w:t>
        </w:r>
        <w:r>
          <w:br/>
          <w:t xml:space="preserve">You can still use the free </w:t>
        </w:r>
        <w:proofErr w:type="spellStart"/>
        <w:r>
          <w:t>MoodFlip</w:t>
        </w:r>
        <w:proofErr w:type="spellEnd"/>
        <w:r>
          <w:t xml:space="preserve"> tool. You can save more check-ins tomorrow.</w:t>
        </w:r>
      </w:ins>
    </w:p>
    <w:p w14:paraId="399C6A74" w14:textId="77777777" w:rsidR="00F4229E" w:rsidRDefault="00F4229E" w:rsidP="00F4229E">
      <w:pPr>
        <w:pStyle w:val="Heading3"/>
        <w:rPr>
          <w:ins w:id="74" w:author="joykonta@gmail.com" w:date="2026-07-27T16:25:00Z" w16du:dateUtc="2026-07-27T06:25:00Z"/>
        </w:rPr>
      </w:pPr>
      <w:ins w:id="75" w:author="joykonta@gmail.com" w:date="2026-07-27T16:25:00Z" w16du:dateUtc="2026-07-27T06:25:00Z">
        <w:r>
          <w:t>5. 7-day report ready</w:t>
        </w:r>
      </w:ins>
    </w:p>
    <w:p w14:paraId="40ACA7E0" w14:textId="77777777" w:rsidR="00F4229E" w:rsidRDefault="00F4229E" w:rsidP="00F4229E">
      <w:pPr>
        <w:pStyle w:val="NormalWeb"/>
        <w:rPr>
          <w:ins w:id="76" w:author="joykonta@gmail.com" w:date="2026-07-27T16:25:00Z" w16du:dateUtc="2026-07-27T06:25:00Z"/>
        </w:rPr>
      </w:pPr>
      <w:ins w:id="77" w:author="joykonta@gmail.com" w:date="2026-07-27T16:25:00Z" w16du:dateUtc="2026-07-27T06:25:00Z">
        <w:r>
          <w:rPr>
            <w:rStyle w:val="Strong"/>
          </w:rPr>
          <w:t xml:space="preserve">Your 7-Day </w:t>
        </w:r>
        <w:proofErr w:type="spellStart"/>
        <w:r>
          <w:rPr>
            <w:rStyle w:val="Strong"/>
          </w:rPr>
          <w:t>MoodFlip</w:t>
        </w:r>
        <w:proofErr w:type="spellEnd"/>
        <w:r>
          <w:rPr>
            <w:rStyle w:val="Strong"/>
          </w:rPr>
          <w:t xml:space="preserve"> Report is ready.</w:t>
        </w:r>
        <w:r>
          <w:br/>
          <w:t>Download your personalised report with your saved moods, positive moods, 60-second actions, and mood pattern summary.</w:t>
        </w:r>
        <w:r>
          <w:br/>
        </w:r>
        <w:r>
          <w:rPr>
            <w:rStyle w:val="Strong"/>
          </w:rPr>
          <w:t>Download for US$7</w:t>
        </w:r>
      </w:ins>
    </w:p>
    <w:p w14:paraId="3AB11E02" w14:textId="77777777" w:rsidR="00F4229E" w:rsidRDefault="00F4229E" w:rsidP="00F4229E">
      <w:pPr>
        <w:pStyle w:val="Heading3"/>
        <w:rPr>
          <w:ins w:id="78" w:author="joykonta@gmail.com" w:date="2026-07-27T16:25:00Z" w16du:dateUtc="2026-07-27T06:25:00Z"/>
        </w:rPr>
      </w:pPr>
      <w:ins w:id="79" w:author="joykonta@gmail.com" w:date="2026-07-27T16:25:00Z" w16du:dateUtc="2026-07-27T06:25:00Z">
        <w:r>
          <w:t>6. Payment successful</w:t>
        </w:r>
      </w:ins>
    </w:p>
    <w:p w14:paraId="37D90034" w14:textId="77777777" w:rsidR="00F4229E" w:rsidRDefault="00F4229E" w:rsidP="00F4229E">
      <w:pPr>
        <w:pStyle w:val="NormalWeb"/>
        <w:rPr>
          <w:ins w:id="80" w:author="joykonta@gmail.com" w:date="2026-07-27T16:25:00Z" w16du:dateUtc="2026-07-27T06:25:00Z"/>
        </w:rPr>
      </w:pPr>
      <w:ins w:id="81" w:author="joykonta@gmail.com" w:date="2026-07-27T16:25:00Z" w16du:dateUtc="2026-07-27T06:25:00Z">
        <w:r>
          <w:rPr>
            <w:rStyle w:val="Strong"/>
          </w:rPr>
          <w:t>Payment successful.</w:t>
        </w:r>
        <w:r>
          <w:br/>
          <w:t xml:space="preserve">Your </w:t>
        </w:r>
        <w:proofErr w:type="spellStart"/>
        <w:r>
          <w:t>MoodFlip</w:t>
        </w:r>
        <w:proofErr w:type="spellEnd"/>
        <w:r>
          <w:t xml:space="preserve"> Report is ready to download. A copy has also been emailed to you.</w:t>
        </w:r>
      </w:ins>
    </w:p>
    <w:p w14:paraId="1AE99DB0" w14:textId="77777777" w:rsidR="00F4229E" w:rsidRDefault="00F4229E" w:rsidP="00F4229E">
      <w:pPr>
        <w:pStyle w:val="Heading3"/>
        <w:rPr>
          <w:ins w:id="82" w:author="joykonta@gmail.com" w:date="2026-07-27T16:25:00Z" w16du:dateUtc="2026-07-27T06:25:00Z"/>
        </w:rPr>
      </w:pPr>
      <w:ins w:id="83" w:author="joykonta@gmail.com" w:date="2026-07-27T16:25:00Z" w16du:dateUtc="2026-07-27T06:25:00Z">
        <w:r>
          <w:t>7. Payment successful but PDF/email issue</w:t>
        </w:r>
      </w:ins>
    </w:p>
    <w:p w14:paraId="0F5337C4" w14:textId="77777777" w:rsidR="00F4229E" w:rsidRDefault="00F4229E" w:rsidP="00F4229E">
      <w:pPr>
        <w:pStyle w:val="NormalWeb"/>
        <w:rPr>
          <w:ins w:id="84" w:author="joykonta@gmail.com" w:date="2026-07-27T16:25:00Z" w16du:dateUtc="2026-07-27T06:25:00Z"/>
        </w:rPr>
      </w:pPr>
      <w:ins w:id="85" w:author="joykonta@gmail.com" w:date="2026-07-27T16:25:00Z" w16du:dateUtc="2026-07-27T06:25:00Z">
        <w:r>
          <w:rPr>
            <w:rStyle w:val="Strong"/>
          </w:rPr>
          <w:t>Payment received.</w:t>
        </w:r>
        <w:r>
          <w:br/>
          <w:t>Your report is being prepared. If it does not arrive, you can download it from your profile or contact support.</w:t>
        </w:r>
      </w:ins>
    </w:p>
    <w:p w14:paraId="068F10FB" w14:textId="77777777" w:rsidR="00F4229E" w:rsidRDefault="00F4229E" w:rsidP="00F4229E">
      <w:pPr>
        <w:pStyle w:val="Heading3"/>
        <w:rPr>
          <w:ins w:id="86" w:author="joykonta@gmail.com" w:date="2026-07-27T16:25:00Z" w16du:dateUtc="2026-07-27T06:25:00Z"/>
        </w:rPr>
      </w:pPr>
      <w:ins w:id="87" w:author="joykonta@gmail.com" w:date="2026-07-27T16:25:00Z" w16du:dateUtc="2026-07-27T06:25:00Z">
        <w:r>
          <w:lastRenderedPageBreak/>
          <w:t>8. Profile invitation on 2nd site visit</w:t>
        </w:r>
      </w:ins>
    </w:p>
    <w:p w14:paraId="398B1831" w14:textId="77777777" w:rsidR="00F4229E" w:rsidRDefault="00F4229E" w:rsidP="00F4229E">
      <w:pPr>
        <w:pStyle w:val="NormalWeb"/>
        <w:rPr>
          <w:ins w:id="88" w:author="joykonta@gmail.com" w:date="2026-07-27T16:25:00Z" w16du:dateUtc="2026-07-27T06:25:00Z"/>
        </w:rPr>
      </w:pPr>
      <w:ins w:id="89" w:author="joykonta@gmail.com" w:date="2026-07-27T16:25:00Z" w16du:dateUtc="2026-07-27T06:25:00Z">
        <w:r>
          <w:rPr>
            <w:rStyle w:val="Strong"/>
          </w:rPr>
          <w:t xml:space="preserve">Save your </w:t>
        </w:r>
        <w:proofErr w:type="spellStart"/>
        <w:r>
          <w:rPr>
            <w:rStyle w:val="Strong"/>
          </w:rPr>
          <w:t>MoodFlip</w:t>
        </w:r>
        <w:proofErr w:type="spellEnd"/>
        <w:r>
          <w:rPr>
            <w:rStyle w:val="Strong"/>
          </w:rPr>
          <w:t xml:space="preserve"> check-ins?</w:t>
        </w:r>
        <w:r>
          <w:br/>
          <w:t xml:space="preserve">Create a free profile to save your moods, actions, and progress toward your 7-Day </w:t>
        </w:r>
        <w:proofErr w:type="spellStart"/>
        <w:r>
          <w:t>MoodFlip</w:t>
        </w:r>
        <w:proofErr w:type="spellEnd"/>
        <w:r>
          <w:t xml:space="preserve"> Report.</w:t>
        </w:r>
      </w:ins>
    </w:p>
    <w:p w14:paraId="282BF3AF" w14:textId="77777777" w:rsidR="00F4229E" w:rsidRDefault="00F4229E" w:rsidP="00F4229E">
      <w:pPr>
        <w:pStyle w:val="Heading3"/>
        <w:rPr>
          <w:ins w:id="90" w:author="joykonta@gmail.com" w:date="2026-07-27T16:25:00Z" w16du:dateUtc="2026-07-27T06:25:00Z"/>
        </w:rPr>
      </w:pPr>
      <w:ins w:id="91" w:author="joykonta@gmail.com" w:date="2026-07-27T16:25:00Z" w16du:dateUtc="2026-07-27T06:25:00Z">
        <w:r>
          <w:t>9. Consent checkbox wording</w:t>
        </w:r>
      </w:ins>
    </w:p>
    <w:p w14:paraId="393038EC" w14:textId="77777777" w:rsidR="00F4229E" w:rsidRDefault="00F4229E" w:rsidP="00F4229E">
      <w:pPr>
        <w:pStyle w:val="NormalWeb"/>
        <w:rPr>
          <w:ins w:id="92" w:author="joykonta@gmail.com" w:date="2026-07-27T16:25:00Z" w16du:dateUtc="2026-07-27T06:25:00Z"/>
        </w:rPr>
      </w:pPr>
      <w:ins w:id="93" w:author="joykonta@gmail.com" w:date="2026-07-27T16:25:00Z" w16du:dateUtc="2026-07-27T06:25:00Z">
        <w:r>
          <w:t xml:space="preserve">By creating a profile, you agree that </w:t>
        </w:r>
        <w:proofErr w:type="spellStart"/>
        <w:r>
          <w:t>MoodFlip</w:t>
        </w:r>
        <w:proofErr w:type="spellEnd"/>
        <w:r>
          <w:t xml:space="preserve"> may store your email address, selected moods and dates, actions shown, and purchase history so we can create and offer personalised downloads.</w:t>
        </w:r>
      </w:ins>
    </w:p>
    <w:p w14:paraId="0E1D0D06" w14:textId="77777777" w:rsidR="00F4229E" w:rsidRDefault="00F4229E" w:rsidP="003E3FA4">
      <w:pPr>
        <w:pStyle w:val="ListBullet"/>
        <w:numPr>
          <w:ilvl w:val="0"/>
          <w:numId w:val="0"/>
        </w:numPr>
        <w:spacing w:after="20"/>
      </w:pPr>
    </w:p>
    <w:p w14:paraId="009B870C" w14:textId="77777777" w:rsidR="0068505C" w:rsidRPr="00554EF1" w:rsidRDefault="00000000" w:rsidP="00554EF1">
      <w:pPr>
        <w:pStyle w:val="Heading1"/>
        <w:shd w:val="clear" w:color="auto" w:fill="D9D9D9" w:themeFill="background1" w:themeFillShade="D9"/>
        <w:rPr>
          <w:rFonts w:ascii="Times New Roman" w:eastAsia="Times New Roman" w:hAnsi="Times New Roman" w:cs="Times New Roman"/>
          <w:sz w:val="28"/>
        </w:rPr>
      </w:pPr>
      <w:bookmarkStart w:id="94" w:name="_Toc235466120"/>
      <w:r w:rsidRPr="00554EF1">
        <w:rPr>
          <w:rFonts w:ascii="Times New Roman" w:eastAsia="Times New Roman" w:hAnsi="Times New Roman" w:cs="Times New Roman"/>
          <w:sz w:val="28"/>
        </w:rPr>
        <w:t>1</w:t>
      </w:r>
      <w:r w:rsidR="00042D77">
        <w:rPr>
          <w:rFonts w:ascii="Times New Roman" w:eastAsia="Times New Roman" w:hAnsi="Times New Roman" w:cs="Times New Roman"/>
          <w:sz w:val="28"/>
        </w:rPr>
        <w:t>7</w:t>
      </w:r>
      <w:r w:rsidRPr="00554EF1">
        <w:rPr>
          <w:rFonts w:ascii="Times New Roman" w:eastAsia="Times New Roman" w:hAnsi="Times New Roman" w:cs="Times New Roman"/>
          <w:sz w:val="28"/>
        </w:rPr>
        <w:t xml:space="preserve">. Ownership, </w:t>
      </w:r>
      <w:proofErr w:type="gramStart"/>
      <w:r w:rsidRPr="00554EF1">
        <w:rPr>
          <w:rFonts w:ascii="Times New Roman" w:eastAsia="Times New Roman" w:hAnsi="Times New Roman" w:cs="Times New Roman"/>
          <w:sz w:val="28"/>
        </w:rPr>
        <w:t>Handover</w:t>
      </w:r>
      <w:proofErr w:type="gramEnd"/>
      <w:r w:rsidRPr="00554EF1">
        <w:rPr>
          <w:rFonts w:ascii="Times New Roman" w:eastAsia="Times New Roman" w:hAnsi="Times New Roman" w:cs="Times New Roman"/>
          <w:sz w:val="28"/>
        </w:rPr>
        <w:t xml:space="preserve"> and Intellectual Property</w:t>
      </w:r>
      <w:bookmarkEnd w:id="94"/>
    </w:p>
    <w:p w14:paraId="69988297" w14:textId="77777777" w:rsidR="003E3FA4" w:rsidRDefault="003E3FA4" w:rsidP="003E3FA4">
      <w:pPr>
        <w:pStyle w:val="ListBullet"/>
        <w:numPr>
          <w:ilvl w:val="0"/>
          <w:numId w:val="0"/>
        </w:numPr>
        <w:spacing w:after="20"/>
      </w:pPr>
    </w:p>
    <w:p w14:paraId="1AD6D3A5" w14:textId="77777777" w:rsidR="0068505C" w:rsidRDefault="00000000">
      <w:pPr>
        <w:pStyle w:val="ListBullet"/>
        <w:spacing w:after="20"/>
      </w:pPr>
      <w:r>
        <w:t>Joy must own the domain separately from the developer.</w:t>
      </w:r>
    </w:p>
    <w:p w14:paraId="3E821864" w14:textId="77777777" w:rsidR="0068505C" w:rsidRPr="00554EF1" w:rsidRDefault="00000000">
      <w:pPr>
        <w:pStyle w:val="ListBullet"/>
        <w:spacing w:after="20"/>
        <w:rPr>
          <w:highlight w:val="yellow"/>
        </w:rPr>
      </w:pPr>
      <w:r w:rsidRPr="00554EF1">
        <w:rPr>
          <w:highlight w:val="yellow"/>
        </w:rPr>
        <w:t>Developer must confirm full ownership of source code, design, written content, mood/action database/content and commercial rights after payment.</w:t>
      </w:r>
    </w:p>
    <w:p w14:paraId="1FEE77B1" w14:textId="77777777" w:rsidR="0068505C" w:rsidRDefault="00000000">
      <w:pPr>
        <w:pStyle w:val="ListBullet"/>
        <w:spacing w:after="20"/>
      </w:pPr>
      <w:r>
        <w:t xml:space="preserve">Developer must provide full source code, files, deployment details, </w:t>
      </w:r>
      <w:proofErr w:type="gramStart"/>
      <w:r>
        <w:t>documentation</w:t>
      </w:r>
      <w:proofErr w:type="gramEnd"/>
      <w:r>
        <w:t xml:space="preserve"> and account/access handover.</w:t>
      </w:r>
    </w:p>
    <w:p w14:paraId="1A728018" w14:textId="77777777" w:rsidR="0068505C" w:rsidRDefault="00000000">
      <w:pPr>
        <w:pStyle w:val="ListBullet"/>
        <w:spacing w:after="20"/>
      </w:pPr>
      <w:r>
        <w:t xml:space="preserve">Developer should not reuse, resell, </w:t>
      </w:r>
      <w:proofErr w:type="gramStart"/>
      <w:r>
        <w:t>copy</w:t>
      </w:r>
      <w:proofErr w:type="gramEnd"/>
      <w:r>
        <w:t xml:space="preserve"> or publish the project or use it in a portfolio without permission.</w:t>
      </w:r>
    </w:p>
    <w:p w14:paraId="35A8D470" w14:textId="77777777" w:rsidR="0068505C" w:rsidRDefault="00000000">
      <w:pPr>
        <w:pStyle w:val="ListBullet"/>
        <w:spacing w:after="20"/>
      </w:pPr>
      <w:r>
        <w:t xml:space="preserve">Website should include copyright notice, e.g. © 2026 </w:t>
      </w:r>
      <w:proofErr w:type="spellStart"/>
      <w:r>
        <w:t>MoodFlip</w:t>
      </w:r>
      <w:proofErr w:type="spellEnd"/>
      <w:r>
        <w:t>. All rights reserved.</w:t>
      </w:r>
    </w:p>
    <w:p w14:paraId="28EA9D9D" w14:textId="77777777" w:rsidR="0068505C" w:rsidRDefault="00000000">
      <w:pPr>
        <w:pStyle w:val="ListBullet"/>
        <w:spacing w:after="20"/>
      </w:pPr>
      <w:r>
        <w:t xml:space="preserve">Future brand protection may include </w:t>
      </w:r>
      <w:proofErr w:type="gramStart"/>
      <w:r>
        <w:t>trade mark</w:t>
      </w:r>
      <w:proofErr w:type="gramEnd"/>
      <w:r>
        <w:t xml:space="preserve"> registration if the project proves viable.</w:t>
      </w:r>
    </w:p>
    <w:p w14:paraId="4BAD4A1B" w14:textId="77777777" w:rsidR="00D730F3" w:rsidRDefault="00D730F3" w:rsidP="00D730F3">
      <w:pPr>
        <w:pStyle w:val="ListBullet"/>
        <w:numPr>
          <w:ilvl w:val="0"/>
          <w:numId w:val="0"/>
        </w:numPr>
        <w:spacing w:after="20"/>
        <w:rPr>
          <w:ins w:id="95" w:author="joykonta@gmail.com" w:date="2026-07-27T16:40:00Z" w16du:dateUtc="2026-07-27T06:40:00Z"/>
        </w:rPr>
      </w:pPr>
    </w:p>
    <w:p w14:paraId="5DFC95B5" w14:textId="4E01F71B" w:rsidR="000E1AFD" w:rsidRPr="000E1AFD" w:rsidRDefault="000E1AFD" w:rsidP="000E1AFD">
      <w:pPr>
        <w:pStyle w:val="ListBullet"/>
        <w:numPr>
          <w:ilvl w:val="0"/>
          <w:numId w:val="0"/>
        </w:numPr>
        <w:spacing w:after="20"/>
        <w:ind w:left="360"/>
        <w:rPr>
          <w:ins w:id="96" w:author="joykonta@gmail.com" w:date="2026-07-27T16:40:00Z" w16du:dateUtc="2026-07-27T06:40:00Z"/>
          <w:b/>
          <w:bCs/>
          <w:rPrChange w:id="97" w:author="joykonta@gmail.com" w:date="2026-07-27T16:44:00Z" w16du:dateUtc="2026-07-27T06:44:00Z">
            <w:rPr>
              <w:ins w:id="98" w:author="joykonta@gmail.com" w:date="2026-07-27T16:40:00Z" w16du:dateUtc="2026-07-27T06:40:00Z"/>
            </w:rPr>
          </w:rPrChange>
        </w:rPr>
        <w:pPrChange w:id="99" w:author="joykonta@gmail.com" w:date="2026-07-27T16:40:00Z" w16du:dateUtc="2026-07-27T06:40:00Z">
          <w:pPr>
            <w:pStyle w:val="ListBullet"/>
            <w:spacing w:after="20"/>
          </w:pPr>
        </w:pPrChange>
      </w:pPr>
      <w:ins w:id="100" w:author="joykonta@gmail.com" w:date="2026-07-27T16:44:00Z" w16du:dateUtc="2026-07-27T06:44:00Z">
        <w:r>
          <w:rPr>
            <w:b/>
            <w:bCs/>
          </w:rPr>
          <w:t>17.1</w:t>
        </w:r>
      </w:ins>
      <w:ins w:id="101" w:author="joykonta@gmail.com" w:date="2026-07-27T16:40:00Z" w16du:dateUtc="2026-07-27T06:40:00Z">
        <w:r w:rsidRPr="000E1AFD">
          <w:rPr>
            <w:b/>
            <w:bCs/>
            <w:rPrChange w:id="102" w:author="joykonta@gmail.com" w:date="2026-07-27T16:44:00Z" w16du:dateUtc="2026-07-27T06:44:00Z">
              <w:rPr/>
            </w:rPrChange>
          </w:rPr>
          <w:t xml:space="preserve">. </w:t>
        </w:r>
        <w:proofErr w:type="spellStart"/>
        <w:r w:rsidRPr="000E1AFD">
          <w:rPr>
            <w:b/>
            <w:bCs/>
            <w:rPrChange w:id="103" w:author="joykonta@gmail.com" w:date="2026-07-27T16:44:00Z" w16du:dateUtc="2026-07-27T06:44:00Z">
              <w:rPr/>
            </w:rPrChange>
          </w:rPr>
          <w:t>Vercel</w:t>
        </w:r>
        <w:proofErr w:type="spellEnd"/>
        <w:r w:rsidRPr="000E1AFD">
          <w:rPr>
            <w:b/>
            <w:bCs/>
            <w:rPrChange w:id="104" w:author="joykonta@gmail.com" w:date="2026-07-27T16:44:00Z" w16du:dateUtc="2026-07-27T06:44:00Z">
              <w:rPr/>
            </w:rPrChange>
          </w:rPr>
          <w:t xml:space="preserve"> Ownership </w:t>
        </w:r>
      </w:ins>
      <w:ins w:id="105" w:author="joykonta@gmail.com" w:date="2026-07-27T16:41:00Z" w16du:dateUtc="2026-07-27T06:41:00Z">
        <w:r w:rsidRPr="000E1AFD">
          <w:rPr>
            <w:b/>
            <w:bCs/>
            <w:rPrChange w:id="106" w:author="joykonta@gmail.com" w:date="2026-07-27T16:44:00Z" w16du:dateUtc="2026-07-27T06:44:00Z">
              <w:rPr/>
            </w:rPrChange>
          </w:rPr>
          <w:t xml:space="preserve">Transfer </w:t>
        </w:r>
      </w:ins>
    </w:p>
    <w:p w14:paraId="3E083199" w14:textId="77777777" w:rsidR="000E1AFD" w:rsidRDefault="000E1AFD" w:rsidP="000E1AFD">
      <w:pPr>
        <w:pStyle w:val="ListBullet"/>
        <w:numPr>
          <w:ilvl w:val="0"/>
          <w:numId w:val="0"/>
        </w:numPr>
        <w:spacing w:after="20"/>
        <w:ind w:left="360"/>
        <w:rPr>
          <w:ins w:id="107" w:author="joykonta@gmail.com" w:date="2026-07-27T16:40:00Z" w16du:dateUtc="2026-07-27T06:40:00Z"/>
        </w:rPr>
        <w:pPrChange w:id="108" w:author="joykonta@gmail.com" w:date="2026-07-27T16:40:00Z" w16du:dateUtc="2026-07-27T06:40:00Z">
          <w:pPr>
            <w:pStyle w:val="ListBullet"/>
            <w:spacing w:after="20"/>
          </w:pPr>
        </w:pPrChange>
      </w:pPr>
    </w:p>
    <w:p w14:paraId="5B638330" w14:textId="77777777" w:rsidR="000E1AFD" w:rsidRDefault="000E1AFD" w:rsidP="000E1AFD">
      <w:pPr>
        <w:pStyle w:val="ListBullet"/>
        <w:numPr>
          <w:ilvl w:val="0"/>
          <w:numId w:val="0"/>
        </w:numPr>
        <w:spacing w:after="20"/>
        <w:ind w:left="360"/>
        <w:rPr>
          <w:ins w:id="109" w:author="joykonta@gmail.com" w:date="2026-07-27T16:40:00Z" w16du:dateUtc="2026-07-27T06:40:00Z"/>
        </w:rPr>
        <w:pPrChange w:id="110" w:author="joykonta@gmail.com" w:date="2026-07-27T16:40:00Z" w16du:dateUtc="2026-07-27T06:40:00Z">
          <w:pPr>
            <w:pStyle w:val="ListBullet"/>
            <w:spacing w:after="20"/>
          </w:pPr>
        </w:pPrChange>
      </w:pPr>
      <w:ins w:id="111" w:author="joykonta@gmail.com" w:date="2026-07-27T16:40:00Z" w16du:dateUtc="2026-07-27T06:40:00Z">
        <w:r>
          <w:t xml:space="preserve">Yes, </w:t>
        </w:r>
        <w:proofErr w:type="spellStart"/>
        <w:r>
          <w:t>Vercel</w:t>
        </w:r>
        <w:proofErr w:type="spellEnd"/>
        <w:r>
          <w:t xml:space="preserve"> can transfer projects/ownership, but it usually works through teams/projects and roles. </w:t>
        </w:r>
        <w:proofErr w:type="spellStart"/>
        <w:r>
          <w:t>Vercel</w:t>
        </w:r>
        <w:proofErr w:type="spellEnd"/>
        <w:r>
          <w:t xml:space="preserve"> says a team owner can transfer ownership by adding another user with the Owner role, and </w:t>
        </w:r>
        <w:proofErr w:type="spellStart"/>
        <w:r>
          <w:t>Vercel</w:t>
        </w:r>
        <w:proofErr w:type="spellEnd"/>
        <w:r>
          <w:t xml:space="preserve"> also has project transfer options between teams.</w:t>
        </w:r>
      </w:ins>
    </w:p>
    <w:p w14:paraId="13ACA2A7" w14:textId="77777777" w:rsidR="000E1AFD" w:rsidRDefault="000E1AFD" w:rsidP="000E1AFD">
      <w:pPr>
        <w:pStyle w:val="ListBullet"/>
        <w:numPr>
          <w:ilvl w:val="0"/>
          <w:numId w:val="0"/>
        </w:numPr>
        <w:spacing w:after="20"/>
        <w:ind w:left="360"/>
        <w:rPr>
          <w:ins w:id="112" w:author="joykonta@gmail.com" w:date="2026-07-27T16:40:00Z" w16du:dateUtc="2026-07-27T06:40:00Z"/>
        </w:rPr>
        <w:pPrChange w:id="113" w:author="joykonta@gmail.com" w:date="2026-07-27T16:40:00Z" w16du:dateUtc="2026-07-27T06:40:00Z">
          <w:pPr>
            <w:pStyle w:val="ListBullet"/>
            <w:spacing w:after="20"/>
          </w:pPr>
        </w:pPrChange>
      </w:pPr>
    </w:p>
    <w:p w14:paraId="60E8AED1" w14:textId="68DB8870" w:rsidR="000E1AFD" w:rsidRDefault="000E1AFD" w:rsidP="000E1AFD">
      <w:pPr>
        <w:pStyle w:val="ListBullet"/>
        <w:numPr>
          <w:ilvl w:val="0"/>
          <w:numId w:val="0"/>
        </w:numPr>
        <w:spacing w:after="20"/>
        <w:ind w:left="360"/>
        <w:rPr>
          <w:ins w:id="114" w:author="joykonta@gmail.com" w:date="2026-07-27T16:40:00Z" w16du:dateUtc="2026-07-27T06:40:00Z"/>
        </w:rPr>
        <w:pPrChange w:id="115" w:author="joykonta@gmail.com" w:date="2026-07-27T16:40:00Z" w16du:dateUtc="2026-07-27T06:40:00Z">
          <w:pPr>
            <w:pStyle w:val="ListBullet"/>
            <w:spacing w:after="20"/>
          </w:pPr>
        </w:pPrChange>
      </w:pPr>
      <w:ins w:id="116" w:author="joykonta@gmail.com" w:date="2026-07-27T16:41:00Z" w16du:dateUtc="2026-07-27T06:41:00Z">
        <w:r>
          <w:t xml:space="preserve">After </w:t>
        </w:r>
      </w:ins>
      <w:ins w:id="117" w:author="joykonta@gmail.com" w:date="2026-07-27T16:40:00Z" w16du:dateUtc="2026-07-27T06:40:00Z">
        <w:r>
          <w:t xml:space="preserve">transfer </w:t>
        </w:r>
      </w:ins>
      <w:ins w:id="118" w:author="joykonta@gmail.com" w:date="2026-07-27T16:41:00Z" w16du:dateUtc="2026-07-27T06:41:00Z">
        <w:r>
          <w:t>Joy</w:t>
        </w:r>
      </w:ins>
      <w:ins w:id="119" w:author="joykonta@gmail.com" w:date="2026-07-27T16:40:00Z" w16du:dateUtc="2026-07-27T06:40:00Z">
        <w:r>
          <w:t xml:space="preserve"> must confirm:</w:t>
        </w:r>
      </w:ins>
    </w:p>
    <w:p w14:paraId="59877312" w14:textId="77777777" w:rsidR="000E1AFD" w:rsidRDefault="000E1AFD" w:rsidP="000E1AFD">
      <w:pPr>
        <w:pStyle w:val="ListBullet"/>
        <w:numPr>
          <w:ilvl w:val="0"/>
          <w:numId w:val="0"/>
        </w:numPr>
        <w:spacing w:after="20"/>
        <w:ind w:left="360"/>
        <w:rPr>
          <w:ins w:id="120" w:author="joykonta@gmail.com" w:date="2026-07-27T16:40:00Z" w16du:dateUtc="2026-07-27T06:40:00Z"/>
        </w:rPr>
        <w:pPrChange w:id="121" w:author="joykonta@gmail.com" w:date="2026-07-27T16:40:00Z" w16du:dateUtc="2026-07-27T06:40:00Z">
          <w:pPr>
            <w:pStyle w:val="ListBullet"/>
            <w:spacing w:after="20"/>
          </w:pPr>
        </w:pPrChange>
      </w:pPr>
    </w:p>
    <w:p w14:paraId="3C567000" w14:textId="7717C259" w:rsidR="000E1AFD" w:rsidRDefault="000E1AFD" w:rsidP="000E1AFD">
      <w:pPr>
        <w:pStyle w:val="ListBullet"/>
        <w:numPr>
          <w:ilvl w:val="0"/>
          <w:numId w:val="13"/>
        </w:numPr>
        <w:spacing w:after="20"/>
        <w:rPr>
          <w:ins w:id="122" w:author="joykonta@gmail.com" w:date="2026-07-27T16:40:00Z" w16du:dateUtc="2026-07-27T06:40:00Z"/>
        </w:rPr>
        <w:pPrChange w:id="123" w:author="joykonta@gmail.com" w:date="2026-07-27T16:42:00Z" w16du:dateUtc="2026-07-27T06:42:00Z">
          <w:pPr>
            <w:pStyle w:val="ListBullet"/>
            <w:spacing w:after="20"/>
          </w:pPr>
        </w:pPrChange>
      </w:pPr>
      <w:ins w:id="124" w:author="joykonta@gmail.com" w:date="2026-07-27T16:40:00Z" w16du:dateUtc="2026-07-27T06:40:00Z">
        <w:r>
          <w:t>you are Owner, not just “Member</w:t>
        </w:r>
        <w:proofErr w:type="gramStart"/>
        <w:r>
          <w:t>”;</w:t>
        </w:r>
        <w:proofErr w:type="gramEnd"/>
      </w:ins>
    </w:p>
    <w:p w14:paraId="5B139082" w14:textId="06CD6195" w:rsidR="000E1AFD" w:rsidRDefault="000E1AFD" w:rsidP="000E1AFD">
      <w:pPr>
        <w:pStyle w:val="ListBullet"/>
        <w:numPr>
          <w:ilvl w:val="0"/>
          <w:numId w:val="13"/>
        </w:numPr>
        <w:spacing w:after="20"/>
        <w:rPr>
          <w:ins w:id="125" w:author="joykonta@gmail.com" w:date="2026-07-27T16:40:00Z" w16du:dateUtc="2026-07-27T06:40:00Z"/>
        </w:rPr>
        <w:pPrChange w:id="126" w:author="joykonta@gmail.com" w:date="2026-07-27T16:42:00Z" w16du:dateUtc="2026-07-27T06:42:00Z">
          <w:pPr>
            <w:pStyle w:val="ListBullet"/>
            <w:spacing w:after="20"/>
          </w:pPr>
        </w:pPrChange>
      </w:pPr>
      <w:ins w:id="127" w:author="joykonta@gmail.com" w:date="2026-07-27T16:40:00Z" w16du:dateUtc="2026-07-27T06:40:00Z">
        <w:r>
          <w:t xml:space="preserve">the </w:t>
        </w:r>
        <w:proofErr w:type="spellStart"/>
        <w:r>
          <w:t>MoodFlip</w:t>
        </w:r>
        <w:proofErr w:type="spellEnd"/>
        <w:r>
          <w:t xml:space="preserve"> project is inside your own </w:t>
        </w:r>
        <w:proofErr w:type="spellStart"/>
        <w:r>
          <w:t>Vercel</w:t>
        </w:r>
        <w:proofErr w:type="spellEnd"/>
        <w:r>
          <w:t xml:space="preserve"> account/</w:t>
        </w:r>
        <w:proofErr w:type="gramStart"/>
        <w:r>
          <w:t>team;</w:t>
        </w:r>
        <w:proofErr w:type="gramEnd"/>
      </w:ins>
    </w:p>
    <w:p w14:paraId="189BA345" w14:textId="3A560613" w:rsidR="000E1AFD" w:rsidRDefault="000E1AFD" w:rsidP="000E1AFD">
      <w:pPr>
        <w:pStyle w:val="ListBullet"/>
        <w:numPr>
          <w:ilvl w:val="0"/>
          <w:numId w:val="13"/>
        </w:numPr>
        <w:spacing w:after="20"/>
        <w:rPr>
          <w:ins w:id="128" w:author="joykonta@gmail.com" w:date="2026-07-27T16:42:00Z" w16du:dateUtc="2026-07-27T06:42:00Z"/>
        </w:rPr>
      </w:pPr>
      <w:proofErr w:type="spellStart"/>
      <w:ins w:id="129" w:author="joykonta@gmail.com" w:date="2026-07-27T16:42:00Z" w16du:dateUtc="2026-07-27T06:42:00Z">
        <w:r>
          <w:t>DiditalWorkify</w:t>
        </w:r>
        <w:proofErr w:type="spellEnd"/>
        <w:r>
          <w:t xml:space="preserve"> </w:t>
        </w:r>
      </w:ins>
      <w:ins w:id="130" w:author="joykonta@gmail.com" w:date="2026-07-27T16:40:00Z" w16du:dateUtc="2026-07-27T06:40:00Z">
        <w:r>
          <w:t xml:space="preserve">is removed or reduced to temporary </w:t>
        </w:r>
        <w:proofErr w:type="gramStart"/>
        <w:r>
          <w:t>collaborator;</w:t>
        </w:r>
      </w:ins>
      <w:proofErr w:type="gramEnd"/>
    </w:p>
    <w:p w14:paraId="25D351F4" w14:textId="2A19A7F8" w:rsidR="000E1AFD" w:rsidRDefault="000E1AFD" w:rsidP="000E1AFD">
      <w:pPr>
        <w:pStyle w:val="ListBullet"/>
        <w:numPr>
          <w:ilvl w:val="0"/>
          <w:numId w:val="0"/>
        </w:numPr>
        <w:spacing w:after="20"/>
        <w:ind w:left="360"/>
        <w:rPr>
          <w:ins w:id="131" w:author="joykonta@gmail.com" w:date="2026-07-27T16:40:00Z" w16du:dateUtc="2026-07-27T06:40:00Z"/>
        </w:rPr>
        <w:pPrChange w:id="132" w:author="joykonta@gmail.com" w:date="2026-07-27T16:40:00Z" w16du:dateUtc="2026-07-27T06:40:00Z">
          <w:pPr>
            <w:pStyle w:val="ListBullet"/>
            <w:spacing w:after="20"/>
          </w:pPr>
        </w:pPrChange>
      </w:pPr>
      <w:ins w:id="133" w:author="joykonta@gmail.com" w:date="2026-07-27T16:42:00Z" w16du:dateUtc="2026-07-27T06:42:00Z">
        <w:r>
          <w:t xml:space="preserve">- </w:t>
        </w:r>
      </w:ins>
      <w:ins w:id="134" w:author="joykonta@gmail.com" w:date="2026-07-27T16:40:00Z" w16du:dateUtc="2026-07-27T06:40:00Z">
        <w:r>
          <w:t>environment variables/settings are visible or documented.</w:t>
        </w:r>
      </w:ins>
    </w:p>
    <w:p w14:paraId="684805FB" w14:textId="77777777" w:rsidR="000E1AFD" w:rsidRDefault="000E1AFD" w:rsidP="000E1AFD">
      <w:pPr>
        <w:pStyle w:val="ListBullet"/>
        <w:numPr>
          <w:ilvl w:val="0"/>
          <w:numId w:val="0"/>
        </w:numPr>
        <w:spacing w:after="20"/>
        <w:ind w:left="360"/>
        <w:rPr>
          <w:ins w:id="135" w:author="joykonta@gmail.com" w:date="2026-07-27T16:42:00Z" w16du:dateUtc="2026-07-27T06:42:00Z"/>
        </w:rPr>
      </w:pPr>
    </w:p>
    <w:p w14:paraId="36FBC6D9" w14:textId="3D06E61F" w:rsidR="000E1AFD" w:rsidRPr="000E1AFD" w:rsidRDefault="000E1AFD" w:rsidP="000E1AFD">
      <w:pPr>
        <w:pStyle w:val="ListBullet"/>
        <w:numPr>
          <w:ilvl w:val="0"/>
          <w:numId w:val="0"/>
        </w:numPr>
        <w:spacing w:after="20"/>
        <w:ind w:left="360"/>
        <w:rPr>
          <w:ins w:id="136" w:author="joykonta@gmail.com" w:date="2026-07-27T16:40:00Z" w16du:dateUtc="2026-07-27T06:40:00Z"/>
          <w:b/>
          <w:bCs/>
          <w:rPrChange w:id="137" w:author="joykonta@gmail.com" w:date="2026-07-27T16:44:00Z" w16du:dateUtc="2026-07-27T06:44:00Z">
            <w:rPr>
              <w:ins w:id="138" w:author="joykonta@gmail.com" w:date="2026-07-27T16:40:00Z" w16du:dateUtc="2026-07-27T06:40:00Z"/>
            </w:rPr>
          </w:rPrChange>
        </w:rPr>
        <w:pPrChange w:id="139" w:author="joykonta@gmail.com" w:date="2026-07-27T16:40:00Z" w16du:dateUtc="2026-07-27T06:40:00Z">
          <w:pPr>
            <w:pStyle w:val="ListBullet"/>
            <w:spacing w:after="20"/>
          </w:pPr>
        </w:pPrChange>
      </w:pPr>
      <w:ins w:id="140" w:author="joykonta@gmail.com" w:date="2026-07-27T16:44:00Z" w16du:dateUtc="2026-07-27T06:44:00Z">
        <w:r>
          <w:rPr>
            <w:b/>
            <w:bCs/>
          </w:rPr>
          <w:t>17.2</w:t>
        </w:r>
      </w:ins>
      <w:ins w:id="141" w:author="joykonta@gmail.com" w:date="2026-07-27T16:40:00Z" w16du:dateUtc="2026-07-27T06:40:00Z">
        <w:r w:rsidRPr="000E1AFD">
          <w:rPr>
            <w:b/>
            <w:bCs/>
            <w:rPrChange w:id="142" w:author="joykonta@gmail.com" w:date="2026-07-27T16:44:00Z" w16du:dateUtc="2026-07-27T06:44:00Z">
              <w:rPr/>
            </w:rPrChange>
          </w:rPr>
          <w:t xml:space="preserve">. </w:t>
        </w:r>
        <w:proofErr w:type="spellStart"/>
        <w:r w:rsidRPr="000E1AFD">
          <w:rPr>
            <w:b/>
            <w:bCs/>
            <w:rPrChange w:id="143" w:author="joykonta@gmail.com" w:date="2026-07-27T16:44:00Z" w16du:dateUtc="2026-07-27T06:44:00Z">
              <w:rPr/>
            </w:rPrChange>
          </w:rPr>
          <w:t>Supabase</w:t>
        </w:r>
      </w:ins>
      <w:proofErr w:type="spellEnd"/>
      <w:ins w:id="144" w:author="joykonta@gmail.com" w:date="2026-07-27T16:42:00Z" w16du:dateUtc="2026-07-27T06:42:00Z">
        <w:r w:rsidRPr="000E1AFD">
          <w:rPr>
            <w:b/>
            <w:bCs/>
            <w:rPrChange w:id="145" w:author="joykonta@gmail.com" w:date="2026-07-27T16:44:00Z" w16du:dateUtc="2026-07-27T06:44:00Z">
              <w:rPr/>
            </w:rPrChange>
          </w:rPr>
          <w:t xml:space="preserve"> Ownership Transfer</w:t>
        </w:r>
      </w:ins>
    </w:p>
    <w:p w14:paraId="74083810" w14:textId="77777777" w:rsidR="000E1AFD" w:rsidRDefault="000E1AFD" w:rsidP="000E1AFD">
      <w:pPr>
        <w:pStyle w:val="ListBullet"/>
        <w:numPr>
          <w:ilvl w:val="0"/>
          <w:numId w:val="0"/>
        </w:numPr>
        <w:spacing w:after="20"/>
        <w:ind w:left="360"/>
        <w:rPr>
          <w:ins w:id="146" w:author="joykonta@gmail.com" w:date="2026-07-27T16:40:00Z" w16du:dateUtc="2026-07-27T06:40:00Z"/>
        </w:rPr>
        <w:pPrChange w:id="147" w:author="joykonta@gmail.com" w:date="2026-07-27T16:40:00Z" w16du:dateUtc="2026-07-27T06:40:00Z">
          <w:pPr>
            <w:pStyle w:val="ListBullet"/>
            <w:spacing w:after="20"/>
          </w:pPr>
        </w:pPrChange>
      </w:pPr>
    </w:p>
    <w:p w14:paraId="7A5BB7B8" w14:textId="77777777" w:rsidR="000E1AFD" w:rsidRDefault="000E1AFD" w:rsidP="000E1AFD">
      <w:pPr>
        <w:pStyle w:val="ListBullet"/>
        <w:numPr>
          <w:ilvl w:val="0"/>
          <w:numId w:val="0"/>
        </w:numPr>
        <w:spacing w:after="20"/>
        <w:ind w:left="360"/>
        <w:rPr>
          <w:ins w:id="148" w:author="joykonta@gmail.com" w:date="2026-07-27T16:40:00Z" w16du:dateUtc="2026-07-27T06:40:00Z"/>
        </w:rPr>
        <w:pPrChange w:id="149" w:author="joykonta@gmail.com" w:date="2026-07-27T16:40:00Z" w16du:dateUtc="2026-07-27T06:40:00Z">
          <w:pPr>
            <w:pStyle w:val="ListBullet"/>
            <w:spacing w:after="20"/>
          </w:pPr>
        </w:pPrChange>
      </w:pPr>
      <w:proofErr w:type="spellStart"/>
      <w:ins w:id="150" w:author="joykonta@gmail.com" w:date="2026-07-27T16:40:00Z" w16du:dateUtc="2026-07-27T06:40:00Z">
        <w:r>
          <w:t>Supabase</w:t>
        </w:r>
        <w:proofErr w:type="spellEnd"/>
        <w:r>
          <w:t xml:space="preserve"> can transfer projects and </w:t>
        </w:r>
        <w:proofErr w:type="spellStart"/>
        <w:r>
          <w:t>organisation</w:t>
        </w:r>
        <w:proofErr w:type="spellEnd"/>
        <w:r>
          <w:t xml:space="preserve"> ownership, but it is not just “send to Gmail and one click” in every case. </w:t>
        </w:r>
        <w:proofErr w:type="spellStart"/>
        <w:r>
          <w:t>Supabase’s</w:t>
        </w:r>
        <w:proofErr w:type="spellEnd"/>
        <w:r>
          <w:t xml:space="preserve"> docs say project transfers happen between </w:t>
        </w:r>
        <w:proofErr w:type="spellStart"/>
        <w:r>
          <w:t>organisations</w:t>
        </w:r>
        <w:proofErr w:type="spellEnd"/>
        <w:r>
          <w:t>, and ownership transfer involves inviting/promoting the other user as Owner before the old owner leaves.</w:t>
        </w:r>
      </w:ins>
    </w:p>
    <w:p w14:paraId="2BA3FC11" w14:textId="77777777" w:rsidR="000E1AFD" w:rsidRDefault="000E1AFD" w:rsidP="000E1AFD">
      <w:pPr>
        <w:pStyle w:val="ListBullet"/>
        <w:numPr>
          <w:ilvl w:val="0"/>
          <w:numId w:val="0"/>
        </w:numPr>
        <w:spacing w:after="20"/>
        <w:ind w:left="360"/>
        <w:rPr>
          <w:ins w:id="151" w:author="joykonta@gmail.com" w:date="2026-07-27T16:40:00Z" w16du:dateUtc="2026-07-27T06:40:00Z"/>
        </w:rPr>
        <w:pPrChange w:id="152" w:author="joykonta@gmail.com" w:date="2026-07-27T16:40:00Z" w16du:dateUtc="2026-07-27T06:40:00Z">
          <w:pPr>
            <w:pStyle w:val="ListBullet"/>
            <w:spacing w:after="20"/>
          </w:pPr>
        </w:pPrChange>
      </w:pPr>
    </w:p>
    <w:p w14:paraId="4D09D325" w14:textId="14231942" w:rsidR="000E1AFD" w:rsidRDefault="000E1AFD" w:rsidP="000E1AFD">
      <w:pPr>
        <w:pStyle w:val="ListBullet"/>
        <w:numPr>
          <w:ilvl w:val="0"/>
          <w:numId w:val="0"/>
        </w:numPr>
        <w:spacing w:after="20"/>
        <w:ind w:left="360"/>
        <w:rPr>
          <w:ins w:id="153" w:author="joykonta@gmail.com" w:date="2026-07-27T16:40:00Z" w16du:dateUtc="2026-07-27T06:40:00Z"/>
        </w:rPr>
        <w:pPrChange w:id="154" w:author="joykonta@gmail.com" w:date="2026-07-27T16:40:00Z" w16du:dateUtc="2026-07-27T06:40:00Z">
          <w:pPr>
            <w:pStyle w:val="ListBullet"/>
            <w:spacing w:after="20"/>
          </w:pPr>
        </w:pPrChange>
      </w:pPr>
      <w:ins w:id="155" w:author="joykonta@gmail.com" w:date="2026-07-27T16:43:00Z" w16du:dateUtc="2026-07-27T06:43:00Z">
        <w:r>
          <w:t xml:space="preserve">Joy </w:t>
        </w:r>
        <w:proofErr w:type="gramStart"/>
        <w:r>
          <w:t>needs;</w:t>
        </w:r>
      </w:ins>
      <w:proofErr w:type="gramEnd"/>
    </w:p>
    <w:p w14:paraId="0CF60A69" w14:textId="77777777" w:rsidR="000E1AFD" w:rsidRDefault="000E1AFD" w:rsidP="000E1AFD">
      <w:pPr>
        <w:pStyle w:val="ListBullet"/>
        <w:numPr>
          <w:ilvl w:val="0"/>
          <w:numId w:val="0"/>
        </w:numPr>
        <w:spacing w:after="20"/>
        <w:ind w:left="360"/>
        <w:rPr>
          <w:ins w:id="156" w:author="joykonta@gmail.com" w:date="2026-07-27T16:40:00Z" w16du:dateUtc="2026-07-27T06:40:00Z"/>
        </w:rPr>
        <w:pPrChange w:id="157" w:author="joykonta@gmail.com" w:date="2026-07-27T16:40:00Z" w16du:dateUtc="2026-07-27T06:40:00Z">
          <w:pPr>
            <w:pStyle w:val="ListBullet"/>
            <w:spacing w:after="20"/>
          </w:pPr>
        </w:pPrChange>
      </w:pPr>
    </w:p>
    <w:p w14:paraId="55FA1B0F" w14:textId="3A14F6D6" w:rsidR="000E1AFD" w:rsidRDefault="000E1AFD" w:rsidP="000E1AFD">
      <w:pPr>
        <w:pStyle w:val="ListBullet"/>
        <w:numPr>
          <w:ilvl w:val="0"/>
          <w:numId w:val="13"/>
        </w:numPr>
        <w:spacing w:after="20"/>
        <w:rPr>
          <w:ins w:id="158" w:author="joykonta@gmail.com" w:date="2026-07-27T16:43:00Z" w16du:dateUtc="2026-07-27T06:43:00Z"/>
        </w:rPr>
      </w:pPr>
      <w:ins w:id="159" w:author="joykonta@gmail.com" w:date="2026-07-27T16:43:00Z" w16du:dateUtc="2026-07-27T06:43:00Z">
        <w:r>
          <w:t>her</w:t>
        </w:r>
      </w:ins>
      <w:ins w:id="160" w:author="joykonta@gmail.com" w:date="2026-07-27T16:40:00Z" w16du:dateUtc="2026-07-27T06:40:00Z">
        <w:r>
          <w:t xml:space="preserve"> own </w:t>
        </w:r>
        <w:proofErr w:type="spellStart"/>
        <w:r>
          <w:t>Supabase</w:t>
        </w:r>
        <w:proofErr w:type="spellEnd"/>
        <w:r>
          <w:t xml:space="preserve"> </w:t>
        </w:r>
        <w:proofErr w:type="gramStart"/>
        <w:r>
          <w:t>account;</w:t>
        </w:r>
      </w:ins>
      <w:proofErr w:type="gramEnd"/>
    </w:p>
    <w:p w14:paraId="76ED0223" w14:textId="6B1BED64" w:rsidR="000E1AFD" w:rsidRDefault="000E1AFD" w:rsidP="000E1AFD">
      <w:pPr>
        <w:pStyle w:val="ListBullet"/>
        <w:numPr>
          <w:ilvl w:val="0"/>
          <w:numId w:val="13"/>
        </w:numPr>
        <w:spacing w:after="20"/>
        <w:rPr>
          <w:ins w:id="161" w:author="joykonta@gmail.com" w:date="2026-07-27T16:40:00Z" w16du:dateUtc="2026-07-27T06:40:00Z"/>
        </w:rPr>
        <w:pPrChange w:id="162" w:author="joykonta@gmail.com" w:date="2026-07-27T16:43:00Z" w16du:dateUtc="2026-07-27T06:43:00Z">
          <w:pPr>
            <w:pStyle w:val="ListBullet"/>
            <w:spacing w:after="20"/>
          </w:pPr>
        </w:pPrChange>
      </w:pPr>
      <w:proofErr w:type="gramStart"/>
      <w:ins w:id="163" w:author="joykonta@gmail.com" w:date="2026-07-27T16:43:00Z" w16du:dateUtc="2026-07-27T06:43:00Z">
        <w:r>
          <w:t xml:space="preserve">Joy  </w:t>
        </w:r>
      </w:ins>
      <w:ins w:id="164" w:author="joykonta@gmail.com" w:date="2026-07-27T16:40:00Z" w16du:dateUtc="2026-07-27T06:40:00Z">
        <w:r>
          <w:t>become</w:t>
        </w:r>
      </w:ins>
      <w:ins w:id="165" w:author="joykonta@gmail.com" w:date="2026-07-27T16:43:00Z" w16du:dateUtc="2026-07-27T06:43:00Z">
        <w:r>
          <w:t>s</w:t>
        </w:r>
      </w:ins>
      <w:proofErr w:type="gramEnd"/>
      <w:ins w:id="166" w:author="joykonta@gmail.com" w:date="2026-07-27T16:40:00Z" w16du:dateUtc="2026-07-27T06:40:00Z">
        <w:r>
          <w:t xml:space="preserve"> Owner of the </w:t>
        </w:r>
        <w:proofErr w:type="spellStart"/>
        <w:r>
          <w:t>organisation</w:t>
        </w:r>
        <w:proofErr w:type="spellEnd"/>
        <w:r>
          <w:t>/project;</w:t>
        </w:r>
      </w:ins>
    </w:p>
    <w:p w14:paraId="7D77E3EF" w14:textId="02432977" w:rsidR="000E1AFD" w:rsidRDefault="000E1AFD" w:rsidP="000E1AFD">
      <w:pPr>
        <w:pStyle w:val="ListBullet"/>
        <w:numPr>
          <w:ilvl w:val="0"/>
          <w:numId w:val="13"/>
        </w:numPr>
        <w:spacing w:after="20"/>
        <w:rPr>
          <w:ins w:id="167" w:author="joykonta@gmail.com" w:date="2026-07-27T16:40:00Z" w16du:dateUtc="2026-07-27T06:40:00Z"/>
        </w:rPr>
        <w:pPrChange w:id="168" w:author="joykonta@gmail.com" w:date="2026-07-27T16:43:00Z" w16du:dateUtc="2026-07-27T06:43:00Z">
          <w:pPr>
            <w:pStyle w:val="ListBullet"/>
            <w:spacing w:after="20"/>
          </w:pPr>
        </w:pPrChange>
      </w:pPr>
      <w:ins w:id="169" w:author="joykonta@gmail.com" w:date="2026-07-27T16:40:00Z" w16du:dateUtc="2026-07-27T06:40:00Z">
        <w:r>
          <w:t xml:space="preserve">the database, auth, storage, scheduled deletion job, API settings and billing/settings are all under your </w:t>
        </w:r>
        <w:proofErr w:type="gramStart"/>
        <w:r>
          <w:t>control;</w:t>
        </w:r>
        <w:proofErr w:type="gramEnd"/>
      </w:ins>
    </w:p>
    <w:p w14:paraId="3280CADA" w14:textId="46928F30" w:rsidR="000E1AFD" w:rsidRDefault="000E1AFD" w:rsidP="000E1AFD">
      <w:pPr>
        <w:pStyle w:val="ListBullet"/>
        <w:numPr>
          <w:ilvl w:val="0"/>
          <w:numId w:val="0"/>
        </w:numPr>
        <w:spacing w:after="20"/>
        <w:ind w:left="360"/>
        <w:rPr>
          <w:ins w:id="170" w:author="joykonta@gmail.com" w:date="2026-07-27T16:45:00Z" w16du:dateUtc="2026-07-27T06:45:00Z"/>
        </w:rPr>
      </w:pPr>
      <w:ins w:id="171" w:author="joykonta@gmail.com" w:date="2026-07-27T16:43:00Z" w16du:dateUtc="2026-07-27T06:43:00Z">
        <w:r>
          <w:t xml:space="preserve">- </w:t>
        </w:r>
      </w:ins>
      <w:proofErr w:type="spellStart"/>
      <w:ins w:id="172" w:author="joykonta@gmail.com" w:date="2026-07-27T16:44:00Z" w16du:dateUtc="2026-07-27T06:44:00Z">
        <w:r>
          <w:t>DigitalWorkify</w:t>
        </w:r>
        <w:proofErr w:type="spellEnd"/>
        <w:r>
          <w:t xml:space="preserve"> </w:t>
        </w:r>
      </w:ins>
      <w:ins w:id="173" w:author="joykonta@gmail.com" w:date="2026-07-27T16:40:00Z" w16du:dateUtc="2026-07-27T06:40:00Z">
        <w:r>
          <w:t xml:space="preserve">remains only as a temporary support user if </w:t>
        </w:r>
      </w:ins>
      <w:ins w:id="174" w:author="joykonta@gmail.com" w:date="2026-07-27T16:44:00Z" w16du:dateUtc="2026-07-27T06:44:00Z">
        <w:r>
          <w:t>Joy</w:t>
        </w:r>
      </w:ins>
      <w:ins w:id="175" w:author="joykonta@gmail.com" w:date="2026-07-27T16:40:00Z" w16du:dateUtc="2026-07-27T06:40:00Z">
        <w:r>
          <w:t xml:space="preserve"> allow</w:t>
        </w:r>
      </w:ins>
      <w:ins w:id="176" w:author="joykonta@gmail.com" w:date="2026-07-27T16:44:00Z" w16du:dateUtc="2026-07-27T06:44:00Z">
        <w:r>
          <w:t>s</w:t>
        </w:r>
      </w:ins>
      <w:ins w:id="177" w:author="joykonta@gmail.com" w:date="2026-07-27T16:40:00Z" w16du:dateUtc="2026-07-27T06:40:00Z">
        <w:r>
          <w:t xml:space="preserve"> it.</w:t>
        </w:r>
      </w:ins>
    </w:p>
    <w:p w14:paraId="5FFEF708" w14:textId="77777777" w:rsidR="000E1AFD" w:rsidRDefault="000E1AFD" w:rsidP="000E1AFD">
      <w:pPr>
        <w:pStyle w:val="ListBullet"/>
        <w:numPr>
          <w:ilvl w:val="0"/>
          <w:numId w:val="0"/>
        </w:numPr>
        <w:spacing w:after="20"/>
        <w:ind w:left="360"/>
        <w:rPr>
          <w:ins w:id="178" w:author="joykonta@gmail.com" w:date="2026-07-27T16:45:00Z" w16du:dateUtc="2026-07-27T06:45:00Z"/>
        </w:rPr>
      </w:pPr>
    </w:p>
    <w:p w14:paraId="7FA0537A" w14:textId="2EFFFCCE" w:rsidR="000E1AFD" w:rsidRDefault="000E1AFD" w:rsidP="000E1AFD">
      <w:pPr>
        <w:pStyle w:val="ListBullet"/>
        <w:numPr>
          <w:ilvl w:val="0"/>
          <w:numId w:val="0"/>
        </w:numPr>
        <w:spacing w:after="20"/>
        <w:ind w:left="360"/>
        <w:rPr>
          <w:ins w:id="179" w:author="joykonta@gmail.com" w:date="2026-07-27T16:46:00Z" w16du:dateUtc="2026-07-27T06:46:00Z"/>
          <w:b/>
          <w:bCs/>
        </w:rPr>
      </w:pPr>
      <w:ins w:id="180" w:author="joykonta@gmail.com" w:date="2026-07-27T16:45:00Z" w16du:dateUtc="2026-07-27T06:45:00Z">
        <w:r w:rsidRPr="000E1AFD">
          <w:rPr>
            <w:b/>
            <w:bCs/>
            <w:rPrChange w:id="181" w:author="joykonta@gmail.com" w:date="2026-07-27T16:46:00Z" w16du:dateUtc="2026-07-27T06:46:00Z">
              <w:rPr/>
            </w:rPrChange>
          </w:rPr>
          <w:lastRenderedPageBreak/>
          <w:t>17.3. Source Code Ownership Transfer</w:t>
        </w:r>
      </w:ins>
    </w:p>
    <w:p w14:paraId="6FFC3472" w14:textId="77777777" w:rsidR="000E1AFD" w:rsidRPr="000E1AFD" w:rsidRDefault="000E1AFD" w:rsidP="000E1AFD">
      <w:pPr>
        <w:pStyle w:val="ListBullet"/>
        <w:numPr>
          <w:ilvl w:val="0"/>
          <w:numId w:val="0"/>
        </w:numPr>
        <w:spacing w:after="20"/>
        <w:ind w:left="360"/>
        <w:rPr>
          <w:ins w:id="182" w:author="joykonta@gmail.com" w:date="2026-07-27T16:45:00Z" w16du:dateUtc="2026-07-27T06:45:00Z"/>
          <w:b/>
          <w:bCs/>
          <w:rPrChange w:id="183" w:author="joykonta@gmail.com" w:date="2026-07-27T16:46:00Z" w16du:dateUtc="2026-07-27T06:46:00Z">
            <w:rPr>
              <w:ins w:id="184" w:author="joykonta@gmail.com" w:date="2026-07-27T16:45:00Z" w16du:dateUtc="2026-07-27T06:45:00Z"/>
            </w:rPr>
          </w:rPrChange>
        </w:rPr>
      </w:pPr>
    </w:p>
    <w:p w14:paraId="6EE6BC9E" w14:textId="155F6407" w:rsidR="000E1AFD" w:rsidRDefault="000E1AFD" w:rsidP="000E1AFD">
      <w:pPr>
        <w:pStyle w:val="ListBullet"/>
        <w:numPr>
          <w:ilvl w:val="0"/>
          <w:numId w:val="0"/>
        </w:numPr>
        <w:spacing w:after="20"/>
        <w:ind w:left="360"/>
        <w:pPrChange w:id="185" w:author="joykonta@gmail.com" w:date="2026-07-27T16:40:00Z" w16du:dateUtc="2026-07-27T06:40:00Z">
          <w:pPr>
            <w:pStyle w:val="ListBullet"/>
            <w:numPr>
              <w:numId w:val="0"/>
            </w:numPr>
            <w:tabs>
              <w:tab w:val="clear" w:pos="360"/>
            </w:tabs>
            <w:spacing w:after="20"/>
            <w:ind w:left="0" w:firstLine="0"/>
          </w:pPr>
        </w:pPrChange>
      </w:pPr>
      <w:ins w:id="186" w:author="joykonta@gmail.com" w:date="2026-07-27T16:45:00Z" w16du:dateUtc="2026-07-27T06:45:00Z">
        <w:r w:rsidRPr="000E1AFD">
          <w:t xml:space="preserve">If you use GitHub/GitLab, </w:t>
        </w:r>
      </w:ins>
      <w:ins w:id="187" w:author="joykonta@gmail.com" w:date="2026-07-27T16:46:00Z" w16du:dateUtc="2026-07-27T06:46:00Z">
        <w:r>
          <w:t>Joy</w:t>
        </w:r>
      </w:ins>
      <w:ins w:id="188" w:author="joykonta@gmail.com" w:date="2026-07-27T16:45:00Z" w16du:dateUtc="2026-07-27T06:45:00Z">
        <w:r w:rsidRPr="000E1AFD">
          <w:t xml:space="preserve"> also need</w:t>
        </w:r>
      </w:ins>
      <w:ins w:id="189" w:author="joykonta@gmail.com" w:date="2026-07-27T16:46:00Z" w16du:dateUtc="2026-07-27T06:46:00Z">
        <w:r>
          <w:t>s</w:t>
        </w:r>
      </w:ins>
      <w:ins w:id="190" w:author="joykonta@gmail.com" w:date="2026-07-27T16:45:00Z" w16du:dateUtc="2026-07-27T06:45:00Z">
        <w:r w:rsidRPr="000E1AFD">
          <w:t xml:space="preserve"> ownership of that repository,</w:t>
        </w:r>
      </w:ins>
    </w:p>
    <w:p w14:paraId="5200BEE1" w14:textId="77777777" w:rsidR="0068505C" w:rsidRPr="00D730F3" w:rsidRDefault="00000000" w:rsidP="00D730F3">
      <w:pPr>
        <w:pStyle w:val="Heading1"/>
        <w:shd w:val="clear" w:color="auto" w:fill="D9D9D9" w:themeFill="background1" w:themeFillShade="D9"/>
        <w:rPr>
          <w:rFonts w:ascii="Times New Roman" w:eastAsia="Times New Roman" w:hAnsi="Times New Roman" w:cs="Times New Roman"/>
          <w:sz w:val="28"/>
        </w:rPr>
      </w:pPr>
      <w:bookmarkStart w:id="191" w:name="_Toc235466121"/>
      <w:r w:rsidRPr="00D730F3">
        <w:rPr>
          <w:rFonts w:ascii="Times New Roman" w:eastAsia="Times New Roman" w:hAnsi="Times New Roman" w:cs="Times New Roman"/>
          <w:sz w:val="28"/>
        </w:rPr>
        <w:t>1</w:t>
      </w:r>
      <w:r w:rsidR="00042D77">
        <w:rPr>
          <w:rFonts w:ascii="Times New Roman" w:eastAsia="Times New Roman" w:hAnsi="Times New Roman" w:cs="Times New Roman"/>
          <w:sz w:val="28"/>
        </w:rPr>
        <w:t>8</w:t>
      </w:r>
      <w:r w:rsidRPr="00D730F3">
        <w:rPr>
          <w:rFonts w:ascii="Times New Roman" w:eastAsia="Times New Roman" w:hAnsi="Times New Roman" w:cs="Times New Roman"/>
          <w:sz w:val="28"/>
        </w:rPr>
        <w:t>. Maintenance and Future Updates</w:t>
      </w:r>
      <w:bookmarkEnd w:id="191"/>
    </w:p>
    <w:p w14:paraId="1AD2A348" w14:textId="77777777" w:rsidR="00A31859" w:rsidRDefault="00A31859">
      <w:pPr>
        <w:rPr>
          <w:b/>
          <w:color w:val="0000FF"/>
        </w:rPr>
      </w:pPr>
    </w:p>
    <w:p w14:paraId="18827701" w14:textId="09E685BC" w:rsidR="00C25990" w:rsidRPr="00A31859" w:rsidRDefault="00A31859">
      <w:pPr>
        <w:rPr>
          <w:bCs/>
          <w:u w:val="single"/>
        </w:rPr>
      </w:pPr>
      <w:r w:rsidRPr="00A31859">
        <w:rPr>
          <w:bCs/>
          <w:u w:val="single"/>
        </w:rPr>
        <w:t>Maintenance confirmation:</w:t>
      </w:r>
    </w:p>
    <w:p w14:paraId="601C2A1E" w14:textId="77777777" w:rsidR="00C25990" w:rsidRPr="00A31859" w:rsidRDefault="00000000">
      <w:pPr>
        <w:pStyle w:val="ListBullet"/>
      </w:pPr>
      <w:r w:rsidRPr="00A31859">
        <w:t xml:space="preserve">Digital </w:t>
      </w:r>
      <w:proofErr w:type="spellStart"/>
      <w:r w:rsidRPr="00A31859">
        <w:t>Workify</w:t>
      </w:r>
      <w:proofErr w:type="spellEnd"/>
      <w:r w:rsidRPr="00A31859">
        <w:t xml:space="preserve"> confirmed 1 year of free website maintenance and support after launch.</w:t>
      </w:r>
    </w:p>
    <w:p w14:paraId="3388B48D" w14:textId="7F2F6CED" w:rsidR="00C25990" w:rsidRPr="00A31859" w:rsidRDefault="00000000">
      <w:pPr>
        <w:pStyle w:val="ListBullet"/>
        <w:rPr>
          <w:highlight w:val="yellow"/>
        </w:rPr>
      </w:pPr>
      <w:r w:rsidRPr="00A31859">
        <w:t>He stated maintenance requests are usually completed within 48 hours, but in some cases may take up to 1 week.</w:t>
      </w:r>
      <w:r w:rsidR="00A31859" w:rsidRPr="00A31859">
        <w:t xml:space="preserve"> </w:t>
      </w:r>
      <w:r w:rsidR="00A31859" w:rsidRPr="00A31859">
        <w:rPr>
          <w:highlight w:val="yellow"/>
        </w:rPr>
        <w:t xml:space="preserve">Joy is asking for more responsive live support, fixing high priority live bugs within 24 </w:t>
      </w:r>
      <w:proofErr w:type="spellStart"/>
      <w:r w:rsidR="00A31859" w:rsidRPr="00A31859">
        <w:rPr>
          <w:highlight w:val="yellow"/>
        </w:rPr>
        <w:t>hrs</w:t>
      </w:r>
      <w:proofErr w:type="spellEnd"/>
      <w:r w:rsidR="00A31859" w:rsidRPr="00A31859">
        <w:rPr>
          <w:highlight w:val="yellow"/>
        </w:rPr>
        <w:t xml:space="preserve">, low priority live issues within 48 </w:t>
      </w:r>
      <w:proofErr w:type="spellStart"/>
      <w:r w:rsidR="00A31859" w:rsidRPr="00A31859">
        <w:rPr>
          <w:highlight w:val="yellow"/>
        </w:rPr>
        <w:t>hrs</w:t>
      </w:r>
      <w:proofErr w:type="spellEnd"/>
      <w:r w:rsidR="00A31859" w:rsidRPr="00A31859">
        <w:rPr>
          <w:highlight w:val="yellow"/>
        </w:rPr>
        <w:t xml:space="preserve"> – pls confirm possibility and price. </w:t>
      </w:r>
    </w:p>
    <w:p w14:paraId="1E8359BE" w14:textId="77777777" w:rsidR="00C25990" w:rsidRPr="00A31859" w:rsidRDefault="00000000">
      <w:pPr>
        <w:pStyle w:val="ListBullet"/>
      </w:pPr>
      <w:r w:rsidRPr="00A31859">
        <w:t>After the first free year, there is no fixed monthly commitment. Maintenance is optional and charged only in months when Joy needs updates/fixes/support, at US$50 for that month.</w:t>
      </w:r>
    </w:p>
    <w:p w14:paraId="3016A3AB" w14:textId="5972C458" w:rsidR="00C25990" w:rsidRPr="00A31859" w:rsidRDefault="00C25990" w:rsidP="00A31859">
      <w:pPr>
        <w:pStyle w:val="ListBullet"/>
        <w:numPr>
          <w:ilvl w:val="0"/>
          <w:numId w:val="0"/>
        </w:numPr>
      </w:pPr>
    </w:p>
    <w:tbl>
      <w:tblPr>
        <w:tblStyle w:val="TableGrid"/>
        <w:tblW w:w="0" w:type="auto"/>
        <w:jc w:val="center"/>
        <w:tblLook w:val="04A0" w:firstRow="1" w:lastRow="0" w:firstColumn="1" w:lastColumn="0" w:noHBand="0" w:noVBand="1"/>
      </w:tblPr>
      <w:tblGrid>
        <w:gridCol w:w="3168"/>
        <w:gridCol w:w="6912"/>
      </w:tblGrid>
      <w:tr w:rsidR="0068505C" w14:paraId="78389FA2" w14:textId="77777777">
        <w:trPr>
          <w:jc w:val="center"/>
        </w:trPr>
        <w:tc>
          <w:tcPr>
            <w:tcW w:w="3168" w:type="dxa"/>
            <w:shd w:val="clear" w:color="auto" w:fill="5A2675"/>
            <w:vAlign w:val="center"/>
          </w:tcPr>
          <w:p w14:paraId="6F91A232" w14:textId="77777777" w:rsidR="0068505C" w:rsidRDefault="00000000">
            <w:pPr>
              <w:spacing w:after="0"/>
            </w:pPr>
            <w:r>
              <w:rPr>
                <w:b/>
                <w:color w:val="FFFFFF"/>
              </w:rPr>
              <w:t>Maintenance item</w:t>
            </w:r>
          </w:p>
        </w:tc>
        <w:tc>
          <w:tcPr>
            <w:tcW w:w="6912" w:type="dxa"/>
            <w:shd w:val="clear" w:color="auto" w:fill="5A2675"/>
            <w:vAlign w:val="center"/>
          </w:tcPr>
          <w:p w14:paraId="41085884" w14:textId="77777777" w:rsidR="0068505C" w:rsidRDefault="00000000">
            <w:pPr>
              <w:spacing w:after="0"/>
            </w:pPr>
            <w:r>
              <w:rPr>
                <w:b/>
                <w:color w:val="FFFFFF"/>
              </w:rPr>
              <w:t>Clarify with developer</w:t>
            </w:r>
          </w:p>
        </w:tc>
      </w:tr>
      <w:tr w:rsidR="0068505C" w14:paraId="2F004462" w14:textId="77777777">
        <w:trPr>
          <w:jc w:val="center"/>
        </w:trPr>
        <w:tc>
          <w:tcPr>
            <w:tcW w:w="3168" w:type="dxa"/>
          </w:tcPr>
          <w:p w14:paraId="2F510855" w14:textId="77777777" w:rsidR="0068505C" w:rsidRDefault="00000000">
            <w:pPr>
              <w:spacing w:after="0"/>
            </w:pPr>
            <w:r>
              <w:t>Monthly maintenance cost</w:t>
            </w:r>
          </w:p>
        </w:tc>
        <w:tc>
          <w:tcPr>
            <w:tcW w:w="6912" w:type="dxa"/>
          </w:tcPr>
          <w:p w14:paraId="52B96FBB" w14:textId="3D479BA8" w:rsidR="0068505C" w:rsidRDefault="00000000">
            <w:pPr>
              <w:spacing w:after="0"/>
            </w:pPr>
            <w:r>
              <w:t>Exact price after launch.</w:t>
            </w:r>
            <w:r w:rsidR="00A31859">
              <w:t xml:space="preserve"> US50 when needed.</w:t>
            </w:r>
          </w:p>
        </w:tc>
      </w:tr>
      <w:tr w:rsidR="0068505C" w14:paraId="1118891F" w14:textId="77777777">
        <w:trPr>
          <w:jc w:val="center"/>
        </w:trPr>
        <w:tc>
          <w:tcPr>
            <w:tcW w:w="3168" w:type="dxa"/>
          </w:tcPr>
          <w:p w14:paraId="384C2936" w14:textId="77777777" w:rsidR="0068505C" w:rsidRPr="00A31859" w:rsidRDefault="00000000">
            <w:pPr>
              <w:spacing w:after="0"/>
              <w:rPr>
                <w:highlight w:val="yellow"/>
              </w:rPr>
            </w:pPr>
            <w:r w:rsidRPr="00A31859">
              <w:rPr>
                <w:highlight w:val="yellow"/>
              </w:rPr>
              <w:t>Bug fixes</w:t>
            </w:r>
          </w:p>
        </w:tc>
        <w:tc>
          <w:tcPr>
            <w:tcW w:w="6912" w:type="dxa"/>
          </w:tcPr>
          <w:p w14:paraId="5CD5CCA4" w14:textId="77777777" w:rsidR="0068505C" w:rsidRPr="00A31859" w:rsidRDefault="00000000">
            <w:pPr>
              <w:spacing w:after="0"/>
              <w:rPr>
                <w:highlight w:val="yellow"/>
              </w:rPr>
            </w:pPr>
            <w:r w:rsidRPr="00A31859">
              <w:rPr>
                <w:highlight w:val="yellow"/>
              </w:rPr>
              <w:t>Whether included after launch and for how long.</w:t>
            </w:r>
          </w:p>
        </w:tc>
      </w:tr>
      <w:tr w:rsidR="0068505C" w14:paraId="110341F5" w14:textId="77777777">
        <w:trPr>
          <w:jc w:val="center"/>
        </w:trPr>
        <w:tc>
          <w:tcPr>
            <w:tcW w:w="3168" w:type="dxa"/>
          </w:tcPr>
          <w:p w14:paraId="7551200F" w14:textId="77777777" w:rsidR="0068505C" w:rsidRPr="00A31859" w:rsidRDefault="00000000">
            <w:pPr>
              <w:spacing w:after="0"/>
              <w:rPr>
                <w:highlight w:val="yellow"/>
              </w:rPr>
            </w:pPr>
            <w:r w:rsidRPr="00A31859">
              <w:rPr>
                <w:highlight w:val="yellow"/>
              </w:rPr>
              <w:t>Adding more actions</w:t>
            </w:r>
          </w:p>
        </w:tc>
        <w:tc>
          <w:tcPr>
            <w:tcW w:w="6912" w:type="dxa"/>
          </w:tcPr>
          <w:p w14:paraId="4447C953" w14:textId="3CE6198C" w:rsidR="0068505C" w:rsidRPr="00A31859" w:rsidRDefault="00000000">
            <w:pPr>
              <w:spacing w:after="0"/>
              <w:rPr>
                <w:highlight w:val="yellow"/>
              </w:rPr>
            </w:pPr>
            <w:r w:rsidRPr="00A31859">
              <w:rPr>
                <w:highlight w:val="yellow"/>
              </w:rPr>
              <w:t>Cost to add 2</w:t>
            </w:r>
            <w:r w:rsidR="00A31859" w:rsidRPr="00A31859">
              <w:rPr>
                <w:highlight w:val="yellow"/>
              </w:rPr>
              <w:t>5</w:t>
            </w:r>
            <w:r w:rsidRPr="00A31859">
              <w:rPr>
                <w:highlight w:val="yellow"/>
              </w:rPr>
              <w:t xml:space="preserve"> more actions per mood later.</w:t>
            </w:r>
          </w:p>
        </w:tc>
      </w:tr>
      <w:tr w:rsidR="0068505C" w14:paraId="066FB349" w14:textId="77777777">
        <w:trPr>
          <w:jc w:val="center"/>
        </w:trPr>
        <w:tc>
          <w:tcPr>
            <w:tcW w:w="3168" w:type="dxa"/>
          </w:tcPr>
          <w:p w14:paraId="45060E73" w14:textId="77777777" w:rsidR="0068505C" w:rsidRPr="00A31859" w:rsidRDefault="00000000">
            <w:pPr>
              <w:spacing w:after="0"/>
              <w:rPr>
                <w:highlight w:val="yellow"/>
              </w:rPr>
            </w:pPr>
            <w:r w:rsidRPr="00A31859">
              <w:rPr>
                <w:highlight w:val="yellow"/>
              </w:rPr>
              <w:t>30-day PDF launch</w:t>
            </w:r>
          </w:p>
        </w:tc>
        <w:tc>
          <w:tcPr>
            <w:tcW w:w="6912" w:type="dxa"/>
          </w:tcPr>
          <w:p w14:paraId="14651F55" w14:textId="77777777" w:rsidR="0068505C" w:rsidRPr="00A31859" w:rsidRDefault="00000000">
            <w:pPr>
              <w:spacing w:after="0"/>
              <w:rPr>
                <w:highlight w:val="yellow"/>
              </w:rPr>
            </w:pPr>
            <w:r w:rsidRPr="00A31859">
              <w:rPr>
                <w:highlight w:val="yellow"/>
              </w:rPr>
              <w:t>Cost and timeframe if not included now.</w:t>
            </w:r>
          </w:p>
        </w:tc>
      </w:tr>
      <w:tr w:rsidR="0068505C" w14:paraId="4F2F842D" w14:textId="77777777">
        <w:trPr>
          <w:jc w:val="center"/>
        </w:trPr>
        <w:tc>
          <w:tcPr>
            <w:tcW w:w="3168" w:type="dxa"/>
          </w:tcPr>
          <w:p w14:paraId="063D9BDD" w14:textId="77777777" w:rsidR="0068505C" w:rsidRPr="00A31859" w:rsidRDefault="00000000">
            <w:pPr>
              <w:spacing w:after="0"/>
              <w:rPr>
                <w:highlight w:val="yellow"/>
              </w:rPr>
            </w:pPr>
            <w:r w:rsidRPr="00A31859">
              <w:rPr>
                <w:highlight w:val="yellow"/>
              </w:rPr>
              <w:t>Search Console issues</w:t>
            </w:r>
          </w:p>
        </w:tc>
        <w:tc>
          <w:tcPr>
            <w:tcW w:w="6912" w:type="dxa"/>
          </w:tcPr>
          <w:p w14:paraId="04912470" w14:textId="77777777" w:rsidR="0068505C" w:rsidRPr="00A31859" w:rsidRDefault="00000000">
            <w:pPr>
              <w:spacing w:after="0"/>
              <w:rPr>
                <w:highlight w:val="yellow"/>
              </w:rPr>
            </w:pPr>
            <w:r w:rsidRPr="00A31859">
              <w:rPr>
                <w:highlight w:val="yellow"/>
              </w:rPr>
              <w:t>Whether he will monitor/fix indexing or technical SEO errors.</w:t>
            </w:r>
          </w:p>
        </w:tc>
      </w:tr>
      <w:tr w:rsidR="0068505C" w14:paraId="45A7BC0D" w14:textId="77777777">
        <w:trPr>
          <w:jc w:val="center"/>
        </w:trPr>
        <w:tc>
          <w:tcPr>
            <w:tcW w:w="3168" w:type="dxa"/>
          </w:tcPr>
          <w:p w14:paraId="6CEE819F" w14:textId="77777777" w:rsidR="0068505C" w:rsidRPr="00A31859" w:rsidRDefault="00000000">
            <w:pPr>
              <w:spacing w:after="0"/>
              <w:rPr>
                <w:highlight w:val="yellow"/>
              </w:rPr>
            </w:pPr>
            <w:r w:rsidRPr="00A31859">
              <w:rPr>
                <w:highlight w:val="yellow"/>
              </w:rPr>
              <w:t>AdSense integration later</w:t>
            </w:r>
          </w:p>
        </w:tc>
        <w:tc>
          <w:tcPr>
            <w:tcW w:w="6912" w:type="dxa"/>
          </w:tcPr>
          <w:p w14:paraId="14EF9159" w14:textId="77777777" w:rsidR="0068505C" w:rsidRPr="00A31859" w:rsidRDefault="00000000">
            <w:pPr>
              <w:spacing w:after="0"/>
              <w:rPr>
                <w:highlight w:val="yellow"/>
              </w:rPr>
            </w:pPr>
            <w:r w:rsidRPr="00A31859">
              <w:rPr>
                <w:highlight w:val="yellow"/>
              </w:rPr>
              <w:t>Whether adding AdSense code is included or separate.</w:t>
            </w:r>
          </w:p>
        </w:tc>
      </w:tr>
      <w:tr w:rsidR="0068505C" w14:paraId="00C073D7" w14:textId="77777777">
        <w:trPr>
          <w:jc w:val="center"/>
        </w:trPr>
        <w:tc>
          <w:tcPr>
            <w:tcW w:w="3168" w:type="dxa"/>
          </w:tcPr>
          <w:p w14:paraId="4EE62BD1" w14:textId="77777777" w:rsidR="0068505C" w:rsidRPr="00A31859" w:rsidRDefault="00000000">
            <w:pPr>
              <w:spacing w:after="0"/>
              <w:rPr>
                <w:highlight w:val="yellow"/>
              </w:rPr>
            </w:pPr>
            <w:r w:rsidRPr="00A31859">
              <w:rPr>
                <w:highlight w:val="yellow"/>
              </w:rPr>
              <w:t>Hosting upgrades</w:t>
            </w:r>
          </w:p>
        </w:tc>
        <w:tc>
          <w:tcPr>
            <w:tcW w:w="6912" w:type="dxa"/>
          </w:tcPr>
          <w:p w14:paraId="6F2BDCBF" w14:textId="77777777" w:rsidR="0068505C" w:rsidRPr="00A31859" w:rsidRDefault="00000000">
            <w:pPr>
              <w:spacing w:after="0"/>
              <w:rPr>
                <w:highlight w:val="yellow"/>
              </w:rPr>
            </w:pPr>
            <w:r w:rsidRPr="00A31859">
              <w:rPr>
                <w:highlight w:val="yellow"/>
              </w:rPr>
              <w:t>Cost to migrate/upgrade if free tiers become insufficient.</w:t>
            </w:r>
          </w:p>
        </w:tc>
      </w:tr>
    </w:tbl>
    <w:p w14:paraId="7228BAAC" w14:textId="77777777" w:rsidR="0068505C" w:rsidRDefault="0068505C"/>
    <w:p w14:paraId="5178E72F" w14:textId="77777777" w:rsidR="00A31859" w:rsidRDefault="00A31859">
      <w:pPr>
        <w:spacing w:after="200" w:line="276" w:lineRule="auto"/>
        <w:rPr>
          <w:b/>
          <w:bCs/>
          <w:color w:val="5A2675"/>
          <w:sz w:val="28"/>
          <w:szCs w:val="28"/>
        </w:rPr>
      </w:pPr>
      <w:bookmarkStart w:id="192" w:name="_Toc235466122"/>
      <w:r>
        <w:rPr>
          <w:sz w:val="28"/>
        </w:rPr>
        <w:br w:type="page"/>
      </w:r>
    </w:p>
    <w:p w14:paraId="1F8E41D6" w14:textId="626ED89D" w:rsidR="0068505C" w:rsidRPr="00D730F3" w:rsidRDefault="00042D77" w:rsidP="00D730F3">
      <w:pPr>
        <w:pStyle w:val="Heading1"/>
        <w:shd w:val="clear" w:color="auto" w:fill="D9D9D9" w:themeFill="background1" w:themeFillShade="D9"/>
        <w:rPr>
          <w:rFonts w:ascii="Times New Roman" w:eastAsia="Times New Roman" w:hAnsi="Times New Roman" w:cs="Times New Roman"/>
          <w:sz w:val="28"/>
        </w:rPr>
      </w:pPr>
      <w:r>
        <w:rPr>
          <w:rFonts w:ascii="Times New Roman" w:eastAsia="Times New Roman" w:hAnsi="Times New Roman" w:cs="Times New Roman"/>
          <w:sz w:val="28"/>
        </w:rPr>
        <w:lastRenderedPageBreak/>
        <w:t>19</w:t>
      </w:r>
      <w:r w:rsidRPr="00D730F3">
        <w:rPr>
          <w:rFonts w:ascii="Times New Roman" w:eastAsia="Times New Roman" w:hAnsi="Times New Roman" w:cs="Times New Roman"/>
          <w:sz w:val="28"/>
        </w:rPr>
        <w:t>. Developer Offer Review and Required Clarifications</w:t>
      </w:r>
      <w:bookmarkEnd w:id="192"/>
    </w:p>
    <w:p w14:paraId="7E5CD5F9" w14:textId="77777777" w:rsidR="00A31859" w:rsidRDefault="00A31859">
      <w:pPr>
        <w:rPr>
          <w:bCs/>
          <w:color w:val="0000FF"/>
          <w:u w:val="single"/>
        </w:rPr>
      </w:pPr>
    </w:p>
    <w:p w14:paraId="6F38A27E" w14:textId="7B2966E2" w:rsidR="00C25990" w:rsidRPr="00A31859" w:rsidRDefault="00A31859">
      <w:pPr>
        <w:rPr>
          <w:bCs/>
          <w:u w:val="single"/>
        </w:rPr>
      </w:pPr>
      <w:r w:rsidRPr="00A31859">
        <w:rPr>
          <w:bCs/>
          <w:u w:val="single"/>
        </w:rPr>
        <w:t>Accepted order:</w:t>
      </w:r>
    </w:p>
    <w:p w14:paraId="6ABE9C5B" w14:textId="77777777" w:rsidR="00C25990" w:rsidRPr="00A31859" w:rsidRDefault="00000000">
      <w:pPr>
        <w:pStyle w:val="ListBullet"/>
      </w:pPr>
      <w:r w:rsidRPr="00A31859">
        <w:t xml:space="preserve">Accepted </w:t>
      </w:r>
      <w:proofErr w:type="spellStart"/>
      <w:r w:rsidRPr="00A31859">
        <w:t>MoodFlip</w:t>
      </w:r>
      <w:proofErr w:type="spellEnd"/>
      <w:r w:rsidRPr="00A31859">
        <w:t xml:space="preserve"> offer: A$395.69 including Fiverr service fees, 18 days delivery, accepted/paid on Fiverr on Jul 19.</w:t>
      </w:r>
    </w:p>
    <w:p w14:paraId="2D812E25" w14:textId="77777777" w:rsidR="00C25990" w:rsidRPr="00A31859" w:rsidRDefault="00000000">
      <w:pPr>
        <w:pStyle w:val="ListBullet"/>
      </w:pPr>
      <w:r w:rsidRPr="00A31859">
        <w:t xml:space="preserve">Digital </w:t>
      </w:r>
      <w:proofErr w:type="spellStart"/>
      <w:r w:rsidRPr="00A31859">
        <w:t>Workify</w:t>
      </w:r>
      <w:proofErr w:type="spellEnd"/>
      <w:r w:rsidRPr="00A31859">
        <w:t xml:space="preserve"> stated that he noted the requested updates and would incorporate the changes into the build, including mood tiles, 90-day cleanup, Stripe, PDF delivery and hosting details.</w:t>
      </w:r>
    </w:p>
    <w:p w14:paraId="4FD4082C" w14:textId="77777777" w:rsidR="00C25990" w:rsidRPr="00A31859" w:rsidRDefault="00000000">
      <w:pPr>
        <w:pStyle w:val="ListBullet"/>
      </w:pPr>
      <w:r w:rsidRPr="00A31859">
        <w:t>The technical details for payment gateway, hosting limits and related setup should be confirmed in the first couple of days of development.</w:t>
      </w:r>
    </w:p>
    <w:p w14:paraId="07902805" w14:textId="77777777" w:rsidR="00A31859" w:rsidRPr="00A31859" w:rsidRDefault="00A31859" w:rsidP="00A31859">
      <w:pPr>
        <w:pStyle w:val="ListBullet"/>
        <w:numPr>
          <w:ilvl w:val="0"/>
          <w:numId w:val="0"/>
        </w:numPr>
      </w:pPr>
    </w:p>
    <w:p w14:paraId="0D884EB5" w14:textId="405C0735" w:rsidR="00A31859" w:rsidRDefault="00A31859" w:rsidP="00A31859">
      <w:pPr>
        <w:pStyle w:val="ListBullet"/>
        <w:numPr>
          <w:ilvl w:val="0"/>
          <w:numId w:val="0"/>
        </w:numPr>
      </w:pPr>
      <w:r>
        <w:t xml:space="preserve">Requirements below </w:t>
      </w:r>
      <w:proofErr w:type="gramStart"/>
      <w:r>
        <w:t>included;</w:t>
      </w:r>
      <w:proofErr w:type="gramEnd"/>
    </w:p>
    <w:tbl>
      <w:tblPr>
        <w:tblStyle w:val="TableGrid"/>
        <w:tblW w:w="0" w:type="auto"/>
        <w:jc w:val="center"/>
        <w:tblLook w:val="04A0" w:firstRow="1" w:lastRow="0" w:firstColumn="1" w:lastColumn="0" w:noHBand="0" w:noVBand="1"/>
      </w:tblPr>
      <w:tblGrid>
        <w:gridCol w:w="5397"/>
        <w:gridCol w:w="4817"/>
      </w:tblGrid>
      <w:tr w:rsidR="0068505C" w14:paraId="2DF6204D" w14:textId="77777777">
        <w:trPr>
          <w:jc w:val="center"/>
        </w:trPr>
        <w:tc>
          <w:tcPr>
            <w:tcW w:w="5472" w:type="dxa"/>
            <w:shd w:val="clear" w:color="auto" w:fill="5A2675"/>
            <w:vAlign w:val="center"/>
          </w:tcPr>
          <w:p w14:paraId="144A6BCF" w14:textId="77777777" w:rsidR="0068505C" w:rsidRDefault="00000000">
            <w:pPr>
              <w:spacing w:after="0"/>
            </w:pPr>
            <w:r>
              <w:rPr>
                <w:b/>
                <w:color w:val="FFFFFF"/>
              </w:rPr>
              <w:t>Included in quote</w:t>
            </w:r>
          </w:p>
        </w:tc>
        <w:tc>
          <w:tcPr>
            <w:tcW w:w="4896" w:type="dxa"/>
            <w:shd w:val="clear" w:color="auto" w:fill="5A2675"/>
            <w:vAlign w:val="center"/>
          </w:tcPr>
          <w:p w14:paraId="0616A64A" w14:textId="77777777" w:rsidR="0068505C" w:rsidRDefault="00000000">
            <w:pPr>
              <w:spacing w:after="0"/>
            </w:pPr>
            <w:r>
              <w:rPr>
                <w:b/>
                <w:color w:val="FFFFFF"/>
              </w:rPr>
              <w:t>Status</w:t>
            </w:r>
          </w:p>
        </w:tc>
      </w:tr>
      <w:tr w:rsidR="0068505C" w14:paraId="4070CAE4" w14:textId="77777777">
        <w:trPr>
          <w:jc w:val="center"/>
        </w:trPr>
        <w:tc>
          <w:tcPr>
            <w:tcW w:w="5472" w:type="dxa"/>
          </w:tcPr>
          <w:p w14:paraId="56420562" w14:textId="77777777" w:rsidR="0068505C" w:rsidRDefault="00000000">
            <w:pPr>
              <w:spacing w:after="0"/>
            </w:pPr>
            <w:r>
              <w:t xml:space="preserve">Custom responsive </w:t>
            </w:r>
            <w:proofErr w:type="spellStart"/>
            <w:r>
              <w:t>MoodFlip</w:t>
            </w:r>
            <w:proofErr w:type="spellEnd"/>
            <w:r>
              <w:t xml:space="preserve"> site and core pages</w:t>
            </w:r>
          </w:p>
        </w:tc>
        <w:tc>
          <w:tcPr>
            <w:tcW w:w="4896" w:type="dxa"/>
          </w:tcPr>
          <w:p w14:paraId="3DD57185" w14:textId="77777777" w:rsidR="0068505C" w:rsidRDefault="00000000">
            <w:pPr>
              <w:spacing w:after="0"/>
            </w:pPr>
            <w:r>
              <w:t>Included.</w:t>
            </w:r>
          </w:p>
        </w:tc>
      </w:tr>
      <w:tr w:rsidR="0068505C" w14:paraId="0B09B99B" w14:textId="77777777">
        <w:trPr>
          <w:jc w:val="center"/>
        </w:trPr>
        <w:tc>
          <w:tcPr>
            <w:tcW w:w="5472" w:type="dxa"/>
          </w:tcPr>
          <w:p w14:paraId="422462EC" w14:textId="77777777" w:rsidR="0068505C" w:rsidRDefault="00000000">
            <w:pPr>
              <w:spacing w:after="0"/>
            </w:pPr>
            <w:r>
              <w:t>20-30 SEO mood pages and strong SEO foundation</w:t>
            </w:r>
          </w:p>
        </w:tc>
        <w:tc>
          <w:tcPr>
            <w:tcW w:w="4896" w:type="dxa"/>
          </w:tcPr>
          <w:p w14:paraId="08F3C643" w14:textId="77777777" w:rsidR="0068505C" w:rsidRDefault="00000000">
            <w:pPr>
              <w:spacing w:after="0"/>
            </w:pPr>
            <w:r>
              <w:t>Included.</w:t>
            </w:r>
          </w:p>
        </w:tc>
      </w:tr>
      <w:tr w:rsidR="0068505C" w14:paraId="63B583FD" w14:textId="77777777">
        <w:trPr>
          <w:jc w:val="center"/>
        </w:trPr>
        <w:tc>
          <w:tcPr>
            <w:tcW w:w="5472" w:type="dxa"/>
          </w:tcPr>
          <w:p w14:paraId="0F222ACE" w14:textId="77777777" w:rsidR="0068505C" w:rsidRDefault="00000000">
            <w:pPr>
              <w:spacing w:after="0"/>
            </w:pPr>
            <w:r>
              <w:t>Google Search Console, Analytics, sitemap and indexing submission</w:t>
            </w:r>
          </w:p>
        </w:tc>
        <w:tc>
          <w:tcPr>
            <w:tcW w:w="4896" w:type="dxa"/>
          </w:tcPr>
          <w:p w14:paraId="2CD0DCDB" w14:textId="77777777" w:rsidR="0068505C" w:rsidRDefault="00000000">
            <w:pPr>
              <w:spacing w:after="0"/>
            </w:pPr>
            <w:r>
              <w:t>Included.</w:t>
            </w:r>
          </w:p>
        </w:tc>
      </w:tr>
      <w:tr w:rsidR="0068505C" w14:paraId="61DDBC13" w14:textId="77777777">
        <w:trPr>
          <w:jc w:val="center"/>
        </w:trPr>
        <w:tc>
          <w:tcPr>
            <w:tcW w:w="5472" w:type="dxa"/>
          </w:tcPr>
          <w:p w14:paraId="45957739" w14:textId="1D055831" w:rsidR="0068505C" w:rsidRDefault="00000000">
            <w:pPr>
              <w:spacing w:after="0"/>
            </w:pPr>
            <w:r>
              <w:t xml:space="preserve">Mobile/tablet/desktop </w:t>
            </w:r>
            <w:r w:rsidR="00367959">
              <w:t>optimization</w:t>
            </w:r>
            <w:r>
              <w:t xml:space="preserve"> and lightweight animations</w:t>
            </w:r>
          </w:p>
        </w:tc>
        <w:tc>
          <w:tcPr>
            <w:tcW w:w="4896" w:type="dxa"/>
          </w:tcPr>
          <w:p w14:paraId="120B9848" w14:textId="77777777" w:rsidR="0068505C" w:rsidRDefault="00000000">
            <w:pPr>
              <w:spacing w:after="0"/>
            </w:pPr>
            <w:r>
              <w:t>Included.</w:t>
            </w:r>
          </w:p>
        </w:tc>
      </w:tr>
      <w:tr w:rsidR="0068505C" w14:paraId="5D914933" w14:textId="77777777">
        <w:trPr>
          <w:jc w:val="center"/>
        </w:trPr>
        <w:tc>
          <w:tcPr>
            <w:tcW w:w="5472" w:type="dxa"/>
          </w:tcPr>
          <w:p w14:paraId="12850E68" w14:textId="77777777" w:rsidR="0068505C" w:rsidRDefault="00000000">
            <w:pPr>
              <w:spacing w:after="0"/>
            </w:pPr>
            <w:r>
              <w:t>Security best practices and staging environment</w:t>
            </w:r>
          </w:p>
        </w:tc>
        <w:tc>
          <w:tcPr>
            <w:tcW w:w="4896" w:type="dxa"/>
          </w:tcPr>
          <w:p w14:paraId="158655AB" w14:textId="77777777" w:rsidR="0068505C" w:rsidRDefault="00000000">
            <w:pPr>
              <w:spacing w:after="0"/>
            </w:pPr>
            <w:r>
              <w:t>Included.</w:t>
            </w:r>
          </w:p>
        </w:tc>
      </w:tr>
      <w:tr w:rsidR="0068505C" w14:paraId="2C2FF25A" w14:textId="77777777">
        <w:trPr>
          <w:jc w:val="center"/>
        </w:trPr>
        <w:tc>
          <w:tcPr>
            <w:tcW w:w="5472" w:type="dxa"/>
          </w:tcPr>
          <w:p w14:paraId="29B21FB1" w14:textId="77777777" w:rsidR="0068505C" w:rsidRDefault="00000000">
            <w:pPr>
              <w:spacing w:after="0"/>
            </w:pPr>
            <w:r>
              <w:t xml:space="preserve">Source code, </w:t>
            </w:r>
            <w:proofErr w:type="gramStart"/>
            <w:r>
              <w:t>documentation</w:t>
            </w:r>
            <w:proofErr w:type="gramEnd"/>
            <w:r>
              <w:t xml:space="preserve"> and deployment handover</w:t>
            </w:r>
          </w:p>
        </w:tc>
        <w:tc>
          <w:tcPr>
            <w:tcW w:w="4896" w:type="dxa"/>
          </w:tcPr>
          <w:p w14:paraId="31768DF0" w14:textId="77777777" w:rsidR="0068505C" w:rsidRDefault="00000000">
            <w:pPr>
              <w:spacing w:after="0"/>
            </w:pPr>
            <w:r>
              <w:t>Included.</w:t>
            </w:r>
          </w:p>
        </w:tc>
      </w:tr>
      <w:tr w:rsidR="0068505C" w14:paraId="4084E5AA" w14:textId="77777777">
        <w:trPr>
          <w:jc w:val="center"/>
        </w:trPr>
        <w:tc>
          <w:tcPr>
            <w:tcW w:w="5472" w:type="dxa"/>
          </w:tcPr>
          <w:p w14:paraId="46712915" w14:textId="77777777" w:rsidR="0068505C" w:rsidRDefault="00000000">
            <w:pPr>
              <w:spacing w:after="0"/>
            </w:pPr>
            <w:r>
              <w:t>User registration, email capture, 7-day tracking, paid PDF, payment gateway and secure storage</w:t>
            </w:r>
          </w:p>
        </w:tc>
        <w:tc>
          <w:tcPr>
            <w:tcW w:w="4896" w:type="dxa"/>
          </w:tcPr>
          <w:p w14:paraId="7E41E1EB" w14:textId="27E9DDEE" w:rsidR="0068505C" w:rsidRDefault="00367959">
            <w:pPr>
              <w:spacing w:after="0"/>
            </w:pPr>
            <w:r>
              <w:t>Included.</w:t>
            </w:r>
          </w:p>
        </w:tc>
      </w:tr>
      <w:tr w:rsidR="0068505C" w14:paraId="60AF821E" w14:textId="77777777">
        <w:trPr>
          <w:jc w:val="center"/>
        </w:trPr>
        <w:tc>
          <w:tcPr>
            <w:tcW w:w="5472" w:type="dxa"/>
          </w:tcPr>
          <w:p w14:paraId="456B76CF" w14:textId="2DE5FCBB" w:rsidR="0068505C" w:rsidRPr="00367959" w:rsidRDefault="00000000">
            <w:pPr>
              <w:spacing w:after="0"/>
              <w:rPr>
                <w:highlight w:val="yellow"/>
              </w:rPr>
            </w:pPr>
            <w:r w:rsidRPr="00367959">
              <w:rPr>
                <w:highlight w:val="yellow"/>
              </w:rPr>
              <w:t>30-day readiness</w:t>
            </w:r>
            <w:r w:rsidR="00367959" w:rsidRPr="00367959">
              <w:rPr>
                <w:highlight w:val="yellow"/>
              </w:rPr>
              <w:t xml:space="preserve">. </w:t>
            </w:r>
            <w:r w:rsidR="00367959" w:rsidRPr="00367959">
              <w:t>Future-ready database for 30-day mood tracking and PDF reports.</w:t>
            </w:r>
          </w:p>
        </w:tc>
        <w:tc>
          <w:tcPr>
            <w:tcW w:w="4896" w:type="dxa"/>
          </w:tcPr>
          <w:p w14:paraId="46B9CB0D" w14:textId="25443875" w:rsidR="0068505C" w:rsidRPr="00367959" w:rsidRDefault="00367959">
            <w:pPr>
              <w:spacing w:after="0"/>
              <w:rPr>
                <w:highlight w:val="yellow"/>
              </w:rPr>
            </w:pPr>
            <w:r w:rsidRPr="00367959">
              <w:t xml:space="preserve">Included. </w:t>
            </w:r>
          </w:p>
        </w:tc>
      </w:tr>
      <w:tr w:rsidR="0068505C" w14:paraId="06C3FBDE" w14:textId="77777777">
        <w:trPr>
          <w:jc w:val="center"/>
        </w:trPr>
        <w:tc>
          <w:tcPr>
            <w:tcW w:w="5472" w:type="dxa"/>
          </w:tcPr>
          <w:p w14:paraId="481FB547" w14:textId="0B417310" w:rsidR="0068505C" w:rsidRPr="00367959" w:rsidRDefault="00000000">
            <w:pPr>
              <w:spacing w:after="0"/>
              <w:rPr>
                <w:highlight w:val="yellow"/>
              </w:rPr>
            </w:pPr>
            <w:r w:rsidRPr="00367959">
              <w:rPr>
                <w:highlight w:val="yellow"/>
              </w:rPr>
              <w:t>10 rotating actions per mood at launch</w:t>
            </w:r>
            <w:r w:rsidR="00367959" w:rsidRPr="00367959">
              <w:rPr>
                <w:highlight w:val="yellow"/>
              </w:rPr>
              <w:t xml:space="preserve"> </w:t>
            </w:r>
            <w:r w:rsidR="00367959" w:rsidRPr="00367959">
              <w:t>using local storage; launch content still needs to be supplied/loaded.</w:t>
            </w:r>
          </w:p>
        </w:tc>
        <w:tc>
          <w:tcPr>
            <w:tcW w:w="4896" w:type="dxa"/>
          </w:tcPr>
          <w:p w14:paraId="037A52B7" w14:textId="68E7F63D" w:rsidR="0068505C" w:rsidRPr="00367959" w:rsidRDefault="00367959">
            <w:pPr>
              <w:spacing w:after="0"/>
              <w:rPr>
                <w:highlight w:val="yellow"/>
              </w:rPr>
            </w:pPr>
            <w:r w:rsidRPr="00367959">
              <w:t xml:space="preserve">Included. </w:t>
            </w:r>
          </w:p>
        </w:tc>
      </w:tr>
      <w:tr w:rsidR="0068505C" w14:paraId="6BF615D8" w14:textId="77777777">
        <w:trPr>
          <w:jc w:val="center"/>
        </w:trPr>
        <w:tc>
          <w:tcPr>
            <w:tcW w:w="5472" w:type="dxa"/>
          </w:tcPr>
          <w:p w14:paraId="27A22EC5" w14:textId="77777777" w:rsidR="0068505C" w:rsidRPr="00367959" w:rsidRDefault="00000000">
            <w:pPr>
              <w:spacing w:after="0"/>
              <w:rPr>
                <w:highlight w:val="yellow"/>
              </w:rPr>
            </w:pPr>
            <w:r w:rsidRPr="00367959">
              <w:rPr>
                <w:highlight w:val="yellow"/>
              </w:rPr>
              <w:t>30+ actions per mood support later</w:t>
            </w:r>
          </w:p>
        </w:tc>
        <w:tc>
          <w:tcPr>
            <w:tcW w:w="4896" w:type="dxa"/>
          </w:tcPr>
          <w:p w14:paraId="13E8FB1C" w14:textId="3B74560B" w:rsidR="0068505C" w:rsidRPr="00367959" w:rsidRDefault="00367959">
            <w:pPr>
              <w:spacing w:after="0"/>
              <w:rPr>
                <w:highlight w:val="yellow"/>
              </w:rPr>
            </w:pPr>
            <w:r w:rsidRPr="00367959">
              <w:t xml:space="preserve">Included. </w:t>
            </w:r>
          </w:p>
        </w:tc>
      </w:tr>
      <w:tr w:rsidR="0068505C" w14:paraId="33BA15D4" w14:textId="77777777">
        <w:trPr>
          <w:jc w:val="center"/>
        </w:trPr>
        <w:tc>
          <w:tcPr>
            <w:tcW w:w="5472" w:type="dxa"/>
          </w:tcPr>
          <w:p w14:paraId="5AB0F3E8" w14:textId="77777777" w:rsidR="0068505C" w:rsidRPr="00367959" w:rsidRDefault="00000000">
            <w:pPr>
              <w:spacing w:after="0"/>
              <w:rPr>
                <w:highlight w:val="yellow"/>
              </w:rPr>
            </w:pPr>
            <w:r w:rsidRPr="00367959">
              <w:rPr>
                <w:highlight w:val="yellow"/>
              </w:rPr>
              <w:t>Automatic 90-day inactive profile deletion</w:t>
            </w:r>
          </w:p>
        </w:tc>
        <w:tc>
          <w:tcPr>
            <w:tcW w:w="4896" w:type="dxa"/>
          </w:tcPr>
          <w:p w14:paraId="5189EF9C" w14:textId="7915BBF5" w:rsidR="0068505C" w:rsidRPr="00367959" w:rsidRDefault="00367959">
            <w:pPr>
              <w:spacing w:after="0"/>
              <w:rPr>
                <w:highlight w:val="yellow"/>
              </w:rPr>
            </w:pPr>
            <w:r w:rsidRPr="00367959">
              <w:t xml:space="preserve">Included.  </w:t>
            </w:r>
          </w:p>
        </w:tc>
      </w:tr>
      <w:tr w:rsidR="0068505C" w14:paraId="686D9DAA" w14:textId="77777777">
        <w:trPr>
          <w:jc w:val="center"/>
        </w:trPr>
        <w:tc>
          <w:tcPr>
            <w:tcW w:w="5472" w:type="dxa"/>
          </w:tcPr>
          <w:p w14:paraId="04E43DE9" w14:textId="77777777" w:rsidR="0068505C" w:rsidRPr="00367959" w:rsidRDefault="00000000">
            <w:pPr>
              <w:spacing w:after="0"/>
              <w:rPr>
                <w:highlight w:val="yellow"/>
              </w:rPr>
            </w:pPr>
            <w:r w:rsidRPr="00367959">
              <w:rPr>
                <w:highlight w:val="yellow"/>
              </w:rPr>
              <w:t>Automatic paid PDF delivery after payment</w:t>
            </w:r>
          </w:p>
        </w:tc>
        <w:tc>
          <w:tcPr>
            <w:tcW w:w="4896" w:type="dxa"/>
          </w:tcPr>
          <w:p w14:paraId="4327C998" w14:textId="4D58A44F" w:rsidR="0068505C" w:rsidRPr="00367959" w:rsidRDefault="00367959">
            <w:pPr>
              <w:spacing w:after="0"/>
              <w:rPr>
                <w:highlight w:val="yellow"/>
              </w:rPr>
            </w:pPr>
            <w:r w:rsidRPr="00367959">
              <w:t>Included.</w:t>
            </w:r>
          </w:p>
        </w:tc>
      </w:tr>
      <w:tr w:rsidR="0068505C" w14:paraId="2B071B2F" w14:textId="77777777">
        <w:trPr>
          <w:jc w:val="center"/>
        </w:trPr>
        <w:tc>
          <w:tcPr>
            <w:tcW w:w="5472" w:type="dxa"/>
          </w:tcPr>
          <w:p w14:paraId="50466D9B" w14:textId="77777777" w:rsidR="0068505C" w:rsidRPr="00367959" w:rsidRDefault="00000000">
            <w:pPr>
              <w:spacing w:after="0"/>
              <w:rPr>
                <w:highlight w:val="yellow"/>
              </w:rPr>
            </w:pPr>
            <w:r w:rsidRPr="00367959">
              <w:rPr>
                <w:highlight w:val="yellow"/>
              </w:rPr>
              <w:t>Maintenance price</w:t>
            </w:r>
          </w:p>
        </w:tc>
        <w:tc>
          <w:tcPr>
            <w:tcW w:w="4896" w:type="dxa"/>
          </w:tcPr>
          <w:p w14:paraId="38E7ADE6" w14:textId="04B9F264" w:rsidR="0068505C" w:rsidRPr="00367959" w:rsidRDefault="00367959">
            <w:pPr>
              <w:spacing w:after="0"/>
              <w:rPr>
                <w:highlight w:val="yellow"/>
              </w:rPr>
            </w:pPr>
            <w:proofErr w:type="gramStart"/>
            <w:r w:rsidRPr="00367959">
              <w:t>1 year</w:t>
            </w:r>
            <w:proofErr w:type="gramEnd"/>
            <w:r w:rsidRPr="00367959">
              <w:t xml:space="preserve"> free support; after that, US$50 only for any month when maintenance is needed, with no fixed monthly commitment.</w:t>
            </w:r>
          </w:p>
        </w:tc>
      </w:tr>
    </w:tbl>
    <w:p w14:paraId="4FAE45D7" w14:textId="46E8215C" w:rsidR="00554BEC" w:rsidRDefault="00554BEC" w:rsidP="00AA3881">
      <w:pPr>
        <w:rPr>
          <w:ins w:id="193" w:author="joykonta@gmail.com" w:date="2026-07-27T15:53:00Z" w16du:dateUtc="2026-07-27T05:53:00Z"/>
        </w:rPr>
      </w:pPr>
      <w:ins w:id="194" w:author="joykonta@gmail.com" w:date="2026-07-27T15:35:00Z" w16du:dateUtc="2026-07-27T05:35:00Z">
        <w:r>
          <w:t xml:space="preserve">JK&gt;&gt; </w:t>
        </w:r>
      </w:ins>
      <w:ins w:id="195" w:author="joykonta@gmail.com" w:date="2026-07-27T15:36:00Z" w16du:dateUtc="2026-07-27T05:36:00Z">
        <w:r>
          <w:t xml:space="preserve">The Stripe/payment account must be owned by Joy. Payment API keys should be connected securely through environment variables. No customer payments should go through </w:t>
        </w:r>
        <w:proofErr w:type="spellStart"/>
        <w:r>
          <w:t>DigitalWorkify’s</w:t>
        </w:r>
        <w:proofErr w:type="spellEnd"/>
        <w:r>
          <w:t xml:space="preserve"> account.</w:t>
        </w:r>
      </w:ins>
    </w:p>
    <w:p w14:paraId="4F8DEE79" w14:textId="77777777" w:rsidR="00A07EF9" w:rsidRDefault="00A07EF9" w:rsidP="00AA3881">
      <w:pPr>
        <w:rPr>
          <w:ins w:id="196" w:author="joykonta@gmail.com" w:date="2026-07-27T15:53:00Z" w16du:dateUtc="2026-07-27T05:53:00Z"/>
        </w:rPr>
      </w:pPr>
    </w:p>
    <w:p w14:paraId="4264F33F" w14:textId="1D5EC3B7" w:rsidR="00A07EF9" w:rsidRPr="00A07EF9" w:rsidRDefault="00A07EF9" w:rsidP="00A07EF9">
      <w:pPr>
        <w:pStyle w:val="pdq2pgselectionanchorcontainer"/>
        <w:rPr>
          <w:ins w:id="197" w:author="joykonta@gmail.com" w:date="2026-07-27T15:53:00Z" w16du:dateUtc="2026-07-27T05:53:00Z"/>
        </w:rPr>
      </w:pPr>
      <w:ins w:id="198" w:author="joykonta@gmail.com" w:date="2026-07-27T15:53:00Z" w16du:dateUtc="2026-07-27T05:53:00Z">
        <w:r>
          <w:t>JK&gt;&gt; R</w:t>
        </w:r>
        <w:r w:rsidRPr="00A07EF9">
          <w:t>ule:</w:t>
        </w:r>
      </w:ins>
    </w:p>
    <w:p w14:paraId="35D48344" w14:textId="77777777" w:rsidR="00A07EF9" w:rsidRPr="00A07EF9" w:rsidRDefault="00A07EF9" w:rsidP="00A07EF9">
      <w:pPr>
        <w:spacing w:beforeAutospacing="1" w:afterAutospacing="1" w:line="240" w:lineRule="auto"/>
        <w:rPr>
          <w:ins w:id="199" w:author="joykonta@gmail.com" w:date="2026-07-27T15:53:00Z" w16du:dateUtc="2026-07-27T05:53:00Z"/>
          <w:sz w:val="24"/>
          <w:szCs w:val="24"/>
          <w:lang w:val="en-AU" w:eastAsia="en-AU"/>
        </w:rPr>
      </w:pPr>
      <w:ins w:id="200" w:author="joykonta@gmail.com" w:date="2026-07-27T15:53:00Z" w16du:dateUtc="2026-07-27T05:53:00Z">
        <w:r w:rsidRPr="00A07EF9">
          <w:rPr>
            <w:sz w:val="24"/>
            <w:szCs w:val="24"/>
            <w:lang w:val="en-AU" w:eastAsia="en-AU"/>
          </w:rPr>
          <w:t xml:space="preserve">Users can use the free </w:t>
        </w:r>
        <w:proofErr w:type="spellStart"/>
        <w:r w:rsidRPr="00A07EF9">
          <w:rPr>
            <w:sz w:val="24"/>
            <w:szCs w:val="24"/>
            <w:lang w:val="en-AU" w:eastAsia="en-AU"/>
          </w:rPr>
          <w:t>MoodFlip</w:t>
        </w:r>
        <w:proofErr w:type="spellEnd"/>
        <w:r w:rsidRPr="00A07EF9">
          <w:rPr>
            <w:sz w:val="24"/>
            <w:szCs w:val="24"/>
            <w:lang w:val="en-AU" w:eastAsia="en-AU"/>
          </w:rPr>
          <w:t xml:space="preserve"> tool as often as they like, but profile users can save a maximum of </w:t>
        </w:r>
        <w:r w:rsidRPr="00A07EF9">
          <w:rPr>
            <w:b/>
            <w:bCs/>
            <w:sz w:val="24"/>
            <w:szCs w:val="24"/>
            <w:lang w:val="en-AU" w:eastAsia="en-AU"/>
          </w:rPr>
          <w:t>3 check-ins per calendar day</w:t>
        </w:r>
        <w:r w:rsidRPr="00A07EF9">
          <w:rPr>
            <w:sz w:val="24"/>
            <w:szCs w:val="24"/>
            <w:lang w:val="en-AU" w:eastAsia="en-AU"/>
          </w:rPr>
          <w:t xml:space="preserve"> toward their paid report.</w:t>
        </w:r>
      </w:ins>
    </w:p>
    <w:p w14:paraId="34BC9734" w14:textId="7AD38A11" w:rsidR="00A07EF9" w:rsidRPr="00A07EF9" w:rsidRDefault="00A07EF9" w:rsidP="00A07EF9">
      <w:pPr>
        <w:spacing w:before="100" w:beforeAutospacing="1" w:after="100" w:afterAutospacing="1" w:line="240" w:lineRule="auto"/>
        <w:rPr>
          <w:ins w:id="201" w:author="joykonta@gmail.com" w:date="2026-07-27T15:53:00Z" w16du:dateUtc="2026-07-27T05:53:00Z"/>
          <w:sz w:val="24"/>
          <w:szCs w:val="24"/>
          <w:lang w:val="en-AU" w:eastAsia="en-AU"/>
        </w:rPr>
      </w:pPr>
      <w:ins w:id="202" w:author="joykonta@gmail.com" w:date="2026-07-27T15:53:00Z" w16du:dateUtc="2026-07-27T05:53:00Z">
        <w:r w:rsidRPr="00A07EF9">
          <w:rPr>
            <w:sz w:val="24"/>
            <w:szCs w:val="24"/>
            <w:lang w:val="en-AU" w:eastAsia="en-AU"/>
          </w:rPr>
          <w:t xml:space="preserve">That </w:t>
        </w:r>
      </w:ins>
      <w:ins w:id="203" w:author="joykonta@gmail.com" w:date="2026-07-27T15:54:00Z" w16du:dateUtc="2026-07-27T05:54:00Z">
        <w:r>
          <w:rPr>
            <w:sz w:val="24"/>
            <w:szCs w:val="24"/>
            <w:lang w:val="en-AU" w:eastAsia="en-AU"/>
          </w:rPr>
          <w:t>results</w:t>
        </w:r>
      </w:ins>
      <w:ins w:id="204" w:author="joykonta@gmail.com" w:date="2026-07-27T15:53:00Z" w16du:dateUtc="2026-07-27T05:53:00Z">
        <w:r w:rsidRPr="00A07EF9">
          <w:rPr>
            <w:sz w:val="24"/>
            <w:szCs w:val="24"/>
            <w:lang w:val="en-AU" w:eastAsia="en-AU"/>
          </w:rPr>
          <w: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226"/>
        <w:gridCol w:w="2528"/>
      </w:tblGrid>
      <w:tr w:rsidR="00A07EF9" w:rsidRPr="00A07EF9" w14:paraId="7F7F0541" w14:textId="77777777" w:rsidTr="00A07EF9">
        <w:trPr>
          <w:tblHeader/>
          <w:tblCellSpacing w:w="15" w:type="dxa"/>
          <w:ins w:id="205" w:author="joykonta@gmail.com" w:date="2026-07-27T15:53:00Z"/>
        </w:trPr>
        <w:tc>
          <w:tcPr>
            <w:tcW w:w="0" w:type="auto"/>
            <w:vAlign w:val="center"/>
            <w:hideMark/>
          </w:tcPr>
          <w:p w14:paraId="42017504" w14:textId="77777777" w:rsidR="00A07EF9" w:rsidRPr="00A07EF9" w:rsidRDefault="00A07EF9" w:rsidP="00A07EF9">
            <w:pPr>
              <w:spacing w:after="0" w:line="240" w:lineRule="auto"/>
              <w:jc w:val="center"/>
              <w:rPr>
                <w:ins w:id="206" w:author="joykonta@gmail.com" w:date="2026-07-27T15:53:00Z" w16du:dateUtc="2026-07-27T05:53:00Z"/>
                <w:b/>
                <w:bCs/>
                <w:sz w:val="24"/>
                <w:szCs w:val="24"/>
                <w:lang w:val="en-AU" w:eastAsia="en-AU"/>
              </w:rPr>
            </w:pPr>
            <w:ins w:id="207" w:author="joykonta@gmail.com" w:date="2026-07-27T15:53:00Z" w16du:dateUtc="2026-07-27T05:53:00Z">
              <w:r w:rsidRPr="00A07EF9">
                <w:rPr>
                  <w:b/>
                  <w:bCs/>
                  <w:sz w:val="24"/>
                  <w:szCs w:val="24"/>
                  <w:lang w:val="en-AU" w:eastAsia="en-AU"/>
                </w:rPr>
                <w:t>Product</w:t>
              </w:r>
            </w:ins>
          </w:p>
        </w:tc>
        <w:tc>
          <w:tcPr>
            <w:tcW w:w="0" w:type="auto"/>
            <w:vAlign w:val="center"/>
            <w:hideMark/>
          </w:tcPr>
          <w:p w14:paraId="4CF2ED19" w14:textId="77777777" w:rsidR="00A07EF9" w:rsidRPr="00A07EF9" w:rsidRDefault="00A07EF9" w:rsidP="00A07EF9">
            <w:pPr>
              <w:spacing w:after="0" w:line="240" w:lineRule="auto"/>
              <w:jc w:val="center"/>
              <w:rPr>
                <w:ins w:id="208" w:author="joykonta@gmail.com" w:date="2026-07-27T15:53:00Z" w16du:dateUtc="2026-07-27T05:53:00Z"/>
                <w:b/>
                <w:bCs/>
                <w:sz w:val="24"/>
                <w:szCs w:val="24"/>
                <w:lang w:val="en-AU" w:eastAsia="en-AU"/>
              </w:rPr>
            </w:pPr>
            <w:ins w:id="209" w:author="joykonta@gmail.com" w:date="2026-07-27T15:53:00Z" w16du:dateUtc="2026-07-27T05:53:00Z">
              <w:r w:rsidRPr="00A07EF9">
                <w:rPr>
                  <w:b/>
                  <w:bCs/>
                  <w:sz w:val="24"/>
                  <w:szCs w:val="24"/>
                  <w:lang w:val="en-AU" w:eastAsia="en-AU"/>
                </w:rPr>
                <w:t>Rule</w:t>
              </w:r>
            </w:ins>
          </w:p>
        </w:tc>
        <w:tc>
          <w:tcPr>
            <w:tcW w:w="0" w:type="auto"/>
            <w:vAlign w:val="center"/>
            <w:hideMark/>
          </w:tcPr>
          <w:p w14:paraId="1E7EBF56" w14:textId="77777777" w:rsidR="00A07EF9" w:rsidRPr="00A07EF9" w:rsidRDefault="00A07EF9" w:rsidP="00A07EF9">
            <w:pPr>
              <w:spacing w:after="0" w:line="240" w:lineRule="auto"/>
              <w:jc w:val="center"/>
              <w:rPr>
                <w:ins w:id="210" w:author="joykonta@gmail.com" w:date="2026-07-27T15:53:00Z" w16du:dateUtc="2026-07-27T05:53:00Z"/>
                <w:b/>
                <w:bCs/>
                <w:sz w:val="24"/>
                <w:szCs w:val="24"/>
                <w:lang w:val="en-AU" w:eastAsia="en-AU"/>
              </w:rPr>
            </w:pPr>
            <w:ins w:id="211" w:author="joykonta@gmail.com" w:date="2026-07-27T15:53:00Z" w16du:dateUtc="2026-07-27T05:53:00Z">
              <w:r w:rsidRPr="00A07EF9">
                <w:rPr>
                  <w:b/>
                  <w:bCs/>
                  <w:sz w:val="24"/>
                  <w:szCs w:val="24"/>
                  <w:lang w:val="en-AU" w:eastAsia="en-AU"/>
                </w:rPr>
                <w:t>Maximum saved entries</w:t>
              </w:r>
            </w:ins>
          </w:p>
        </w:tc>
      </w:tr>
      <w:tr w:rsidR="00A07EF9" w:rsidRPr="00A07EF9" w14:paraId="1D38C4E5" w14:textId="77777777" w:rsidTr="00A07EF9">
        <w:trPr>
          <w:tblCellSpacing w:w="15" w:type="dxa"/>
          <w:ins w:id="212" w:author="joykonta@gmail.com" w:date="2026-07-27T15:53:00Z"/>
        </w:trPr>
        <w:tc>
          <w:tcPr>
            <w:tcW w:w="0" w:type="auto"/>
            <w:vAlign w:val="center"/>
            <w:hideMark/>
          </w:tcPr>
          <w:p w14:paraId="46F98599" w14:textId="77777777" w:rsidR="00A07EF9" w:rsidRPr="00A07EF9" w:rsidRDefault="00A07EF9" w:rsidP="00A07EF9">
            <w:pPr>
              <w:spacing w:after="0" w:line="240" w:lineRule="auto"/>
              <w:rPr>
                <w:ins w:id="213" w:author="joykonta@gmail.com" w:date="2026-07-27T15:53:00Z" w16du:dateUtc="2026-07-27T05:53:00Z"/>
                <w:sz w:val="24"/>
                <w:szCs w:val="24"/>
                <w:lang w:val="en-AU" w:eastAsia="en-AU"/>
              </w:rPr>
            </w:pPr>
            <w:ins w:id="214" w:author="joykonta@gmail.com" w:date="2026-07-27T15:53:00Z" w16du:dateUtc="2026-07-27T05:53:00Z">
              <w:r w:rsidRPr="00A07EF9">
                <w:rPr>
                  <w:sz w:val="24"/>
                  <w:szCs w:val="24"/>
                  <w:lang w:val="en-AU" w:eastAsia="en-AU"/>
                </w:rPr>
                <w:t>7-day PDF</w:t>
              </w:r>
            </w:ins>
          </w:p>
        </w:tc>
        <w:tc>
          <w:tcPr>
            <w:tcW w:w="0" w:type="auto"/>
            <w:vAlign w:val="center"/>
            <w:hideMark/>
          </w:tcPr>
          <w:p w14:paraId="6D872981" w14:textId="77777777" w:rsidR="00A07EF9" w:rsidRPr="00A07EF9" w:rsidRDefault="00A07EF9" w:rsidP="00A07EF9">
            <w:pPr>
              <w:spacing w:after="0" w:line="240" w:lineRule="auto"/>
              <w:rPr>
                <w:ins w:id="215" w:author="joykonta@gmail.com" w:date="2026-07-27T15:53:00Z" w16du:dateUtc="2026-07-27T05:53:00Z"/>
                <w:sz w:val="24"/>
                <w:szCs w:val="24"/>
                <w:lang w:val="en-AU" w:eastAsia="en-AU"/>
              </w:rPr>
            </w:pPr>
            <w:ins w:id="216" w:author="joykonta@gmail.com" w:date="2026-07-27T15:53:00Z" w16du:dateUtc="2026-07-27T05:53:00Z">
              <w:r w:rsidRPr="00A07EF9">
                <w:rPr>
                  <w:sz w:val="24"/>
                  <w:szCs w:val="24"/>
                  <w:lang w:val="en-AU" w:eastAsia="en-AU"/>
                </w:rPr>
                <w:t>up to 3 saved check-ins per day for 7 days</w:t>
              </w:r>
            </w:ins>
          </w:p>
        </w:tc>
        <w:tc>
          <w:tcPr>
            <w:tcW w:w="0" w:type="auto"/>
            <w:vAlign w:val="center"/>
            <w:hideMark/>
          </w:tcPr>
          <w:p w14:paraId="75501B6B" w14:textId="77777777" w:rsidR="00A07EF9" w:rsidRPr="00A07EF9" w:rsidRDefault="00A07EF9" w:rsidP="00A07EF9">
            <w:pPr>
              <w:spacing w:after="0" w:line="240" w:lineRule="auto"/>
              <w:rPr>
                <w:ins w:id="217" w:author="joykonta@gmail.com" w:date="2026-07-27T15:53:00Z" w16du:dateUtc="2026-07-27T05:53:00Z"/>
                <w:sz w:val="24"/>
                <w:szCs w:val="24"/>
                <w:lang w:val="en-AU" w:eastAsia="en-AU"/>
              </w:rPr>
            </w:pPr>
            <w:ins w:id="218" w:author="joykonta@gmail.com" w:date="2026-07-27T15:53:00Z" w16du:dateUtc="2026-07-27T05:53:00Z">
              <w:r w:rsidRPr="00A07EF9">
                <w:rPr>
                  <w:b/>
                  <w:bCs/>
                  <w:sz w:val="24"/>
                  <w:szCs w:val="24"/>
                  <w:lang w:val="en-AU" w:eastAsia="en-AU"/>
                </w:rPr>
                <w:t>21 entries</w:t>
              </w:r>
            </w:ins>
          </w:p>
        </w:tc>
      </w:tr>
      <w:tr w:rsidR="00A07EF9" w:rsidRPr="00A07EF9" w14:paraId="11014CF4" w14:textId="77777777" w:rsidTr="00A07EF9">
        <w:trPr>
          <w:tblCellSpacing w:w="15" w:type="dxa"/>
          <w:ins w:id="219" w:author="joykonta@gmail.com" w:date="2026-07-27T15:53:00Z"/>
        </w:trPr>
        <w:tc>
          <w:tcPr>
            <w:tcW w:w="0" w:type="auto"/>
            <w:vAlign w:val="center"/>
            <w:hideMark/>
          </w:tcPr>
          <w:p w14:paraId="25E643C2" w14:textId="77777777" w:rsidR="00A07EF9" w:rsidRPr="00A07EF9" w:rsidRDefault="00A07EF9" w:rsidP="00A07EF9">
            <w:pPr>
              <w:spacing w:after="0" w:line="240" w:lineRule="auto"/>
              <w:rPr>
                <w:ins w:id="220" w:author="joykonta@gmail.com" w:date="2026-07-27T15:53:00Z" w16du:dateUtc="2026-07-27T05:53:00Z"/>
                <w:sz w:val="24"/>
                <w:szCs w:val="24"/>
                <w:lang w:val="en-AU" w:eastAsia="en-AU"/>
              </w:rPr>
            </w:pPr>
            <w:ins w:id="221" w:author="joykonta@gmail.com" w:date="2026-07-27T15:53:00Z" w16du:dateUtc="2026-07-27T05:53:00Z">
              <w:r w:rsidRPr="00A07EF9">
                <w:rPr>
                  <w:sz w:val="24"/>
                  <w:szCs w:val="24"/>
                  <w:lang w:val="en-AU" w:eastAsia="en-AU"/>
                </w:rPr>
                <w:t>30-day PDF</w:t>
              </w:r>
            </w:ins>
          </w:p>
        </w:tc>
        <w:tc>
          <w:tcPr>
            <w:tcW w:w="0" w:type="auto"/>
            <w:vAlign w:val="center"/>
            <w:hideMark/>
          </w:tcPr>
          <w:p w14:paraId="0DC236A8" w14:textId="77777777" w:rsidR="00A07EF9" w:rsidRPr="00A07EF9" w:rsidRDefault="00A07EF9" w:rsidP="00A07EF9">
            <w:pPr>
              <w:spacing w:after="0" w:line="240" w:lineRule="auto"/>
              <w:rPr>
                <w:ins w:id="222" w:author="joykonta@gmail.com" w:date="2026-07-27T15:53:00Z" w16du:dateUtc="2026-07-27T05:53:00Z"/>
                <w:sz w:val="24"/>
                <w:szCs w:val="24"/>
                <w:lang w:val="en-AU" w:eastAsia="en-AU"/>
              </w:rPr>
            </w:pPr>
            <w:ins w:id="223" w:author="joykonta@gmail.com" w:date="2026-07-27T15:53:00Z" w16du:dateUtc="2026-07-27T05:53:00Z">
              <w:r w:rsidRPr="00A07EF9">
                <w:rPr>
                  <w:sz w:val="24"/>
                  <w:szCs w:val="24"/>
                  <w:lang w:val="en-AU" w:eastAsia="en-AU"/>
                </w:rPr>
                <w:t>up to 3 saved check-ins per day for 30 days</w:t>
              </w:r>
            </w:ins>
          </w:p>
        </w:tc>
        <w:tc>
          <w:tcPr>
            <w:tcW w:w="0" w:type="auto"/>
            <w:vAlign w:val="center"/>
            <w:hideMark/>
          </w:tcPr>
          <w:p w14:paraId="6EB781F3" w14:textId="77777777" w:rsidR="00A07EF9" w:rsidRPr="00A07EF9" w:rsidRDefault="00A07EF9" w:rsidP="00A07EF9">
            <w:pPr>
              <w:spacing w:after="0" w:line="240" w:lineRule="auto"/>
              <w:rPr>
                <w:ins w:id="224" w:author="joykonta@gmail.com" w:date="2026-07-27T15:53:00Z" w16du:dateUtc="2026-07-27T05:53:00Z"/>
                <w:sz w:val="24"/>
                <w:szCs w:val="24"/>
                <w:lang w:val="en-AU" w:eastAsia="en-AU"/>
              </w:rPr>
            </w:pPr>
            <w:ins w:id="225" w:author="joykonta@gmail.com" w:date="2026-07-27T15:53:00Z" w16du:dateUtc="2026-07-27T05:53:00Z">
              <w:r w:rsidRPr="00A07EF9">
                <w:rPr>
                  <w:b/>
                  <w:bCs/>
                  <w:sz w:val="24"/>
                  <w:szCs w:val="24"/>
                  <w:lang w:val="en-AU" w:eastAsia="en-AU"/>
                </w:rPr>
                <w:t>90 entries</w:t>
              </w:r>
            </w:ins>
          </w:p>
        </w:tc>
      </w:tr>
    </w:tbl>
    <w:p w14:paraId="1D33435D" w14:textId="77777777" w:rsidR="00AE4849" w:rsidRPr="00AE4849" w:rsidRDefault="00AE4849" w:rsidP="00AE4849">
      <w:pPr>
        <w:spacing w:before="100" w:beforeAutospacing="1" w:after="100" w:afterAutospacing="1" w:line="240" w:lineRule="auto"/>
        <w:rPr>
          <w:ins w:id="226" w:author="joykonta@gmail.com" w:date="2026-07-27T15:56:00Z" w16du:dateUtc="2026-07-27T05:56:00Z"/>
          <w:sz w:val="24"/>
          <w:szCs w:val="24"/>
          <w:lang w:val="en-AU" w:eastAsia="en-AU"/>
        </w:rPr>
      </w:pPr>
      <w:ins w:id="227" w:author="joykonta@gmail.com" w:date="2026-07-27T15:56:00Z" w16du:dateUtc="2026-07-27T05:56:00Z">
        <w:r w:rsidRPr="00AE4849">
          <w:rPr>
            <w:sz w:val="24"/>
            <w:szCs w:val="24"/>
            <w:lang w:val="en-AU" w:eastAsia="en-AU"/>
          </w:rPr>
          <w:lastRenderedPageBreak/>
          <w:t xml:space="preserve">The 7-day PDF should be based on </w:t>
        </w:r>
        <w:r w:rsidRPr="00AE4849">
          <w:rPr>
            <w:b/>
            <w:bCs/>
            <w:sz w:val="24"/>
            <w:szCs w:val="24"/>
            <w:lang w:val="en-AU" w:eastAsia="en-AU"/>
          </w:rPr>
          <w:t>7 calendar days</w:t>
        </w:r>
        <w:r w:rsidRPr="00AE4849">
          <w:rPr>
            <w:sz w:val="24"/>
            <w:szCs w:val="24"/>
            <w:lang w:val="en-AU" w:eastAsia="en-AU"/>
          </w:rPr>
          <w:t>, not simply 7 saved entries.</w:t>
        </w:r>
      </w:ins>
    </w:p>
    <w:p w14:paraId="52AC0CA8" w14:textId="77777777" w:rsidR="00AE4849" w:rsidRPr="00AE4849" w:rsidRDefault="00AE4849" w:rsidP="00AE4849">
      <w:pPr>
        <w:spacing w:before="100" w:beforeAutospacing="1" w:after="100" w:afterAutospacing="1" w:line="240" w:lineRule="auto"/>
        <w:rPr>
          <w:ins w:id="228" w:author="joykonta@gmail.com" w:date="2026-07-27T15:56:00Z" w16du:dateUtc="2026-07-27T05:56:00Z"/>
          <w:sz w:val="24"/>
          <w:szCs w:val="24"/>
          <w:lang w:val="en-AU" w:eastAsia="en-AU"/>
        </w:rPr>
      </w:pPr>
      <w:ins w:id="229" w:author="joykonta@gmail.com" w:date="2026-07-27T15:56:00Z" w16du:dateUtc="2026-07-27T05:56:00Z">
        <w:r w:rsidRPr="00AE4849">
          <w:rPr>
            <w:sz w:val="24"/>
            <w:szCs w:val="24"/>
            <w:lang w:val="en-AU" w:eastAsia="en-AU"/>
          </w:rPr>
          <w:t xml:space="preserve">Profile users may save a maximum of </w:t>
        </w:r>
        <w:r w:rsidRPr="00AE4849">
          <w:rPr>
            <w:b/>
            <w:bCs/>
            <w:sz w:val="24"/>
            <w:szCs w:val="24"/>
            <w:lang w:val="en-AU" w:eastAsia="en-AU"/>
          </w:rPr>
          <w:t xml:space="preserve">3 </w:t>
        </w:r>
        <w:proofErr w:type="spellStart"/>
        <w:r w:rsidRPr="00AE4849">
          <w:rPr>
            <w:b/>
            <w:bCs/>
            <w:sz w:val="24"/>
            <w:szCs w:val="24"/>
            <w:lang w:val="en-AU" w:eastAsia="en-AU"/>
          </w:rPr>
          <w:t>MoodFlip</w:t>
        </w:r>
        <w:proofErr w:type="spellEnd"/>
        <w:r w:rsidRPr="00AE4849">
          <w:rPr>
            <w:b/>
            <w:bCs/>
            <w:sz w:val="24"/>
            <w:szCs w:val="24"/>
            <w:lang w:val="en-AU" w:eastAsia="en-AU"/>
          </w:rPr>
          <w:t xml:space="preserve"> check-ins per calendar day</w:t>
        </w:r>
        <w:r w:rsidRPr="00AE4849">
          <w:rPr>
            <w:sz w:val="24"/>
            <w:szCs w:val="24"/>
            <w:lang w:val="en-AU" w:eastAsia="en-AU"/>
          </w:rPr>
          <w:t xml:space="preserve"> toward their report. These can represent morning, </w:t>
        </w:r>
        <w:proofErr w:type="gramStart"/>
        <w:r w:rsidRPr="00AE4849">
          <w:rPr>
            <w:sz w:val="24"/>
            <w:szCs w:val="24"/>
            <w:lang w:val="en-AU" w:eastAsia="en-AU"/>
          </w:rPr>
          <w:t>afternoon</w:t>
        </w:r>
        <w:proofErr w:type="gramEnd"/>
        <w:r w:rsidRPr="00AE4849">
          <w:rPr>
            <w:sz w:val="24"/>
            <w:szCs w:val="24"/>
            <w:lang w:val="en-AU" w:eastAsia="en-AU"/>
          </w:rPr>
          <w:t xml:space="preserve"> and evening check-ins.</w:t>
        </w:r>
      </w:ins>
    </w:p>
    <w:p w14:paraId="2D6E5E43" w14:textId="77777777" w:rsidR="00AE4849" w:rsidRPr="00AE4849" w:rsidRDefault="00AE4849" w:rsidP="00AE4849">
      <w:pPr>
        <w:spacing w:before="100" w:beforeAutospacing="1" w:after="100" w:afterAutospacing="1" w:line="240" w:lineRule="auto"/>
        <w:rPr>
          <w:ins w:id="230" w:author="joykonta@gmail.com" w:date="2026-07-27T15:56:00Z" w16du:dateUtc="2026-07-27T05:56:00Z"/>
          <w:sz w:val="24"/>
          <w:szCs w:val="24"/>
          <w:lang w:val="en-AU" w:eastAsia="en-AU"/>
        </w:rPr>
      </w:pPr>
      <w:ins w:id="231" w:author="joykonta@gmail.com" w:date="2026-07-27T15:56:00Z" w16du:dateUtc="2026-07-27T05:56:00Z">
        <w:r w:rsidRPr="00AE4849">
          <w:rPr>
            <w:sz w:val="24"/>
            <w:szCs w:val="24"/>
            <w:lang w:val="en-AU" w:eastAsia="en-AU"/>
          </w:rPr>
          <w:t xml:space="preserve">Users may still use the free </w:t>
        </w:r>
        <w:proofErr w:type="spellStart"/>
        <w:r w:rsidRPr="00AE4849">
          <w:rPr>
            <w:sz w:val="24"/>
            <w:szCs w:val="24"/>
            <w:lang w:val="en-AU" w:eastAsia="en-AU"/>
          </w:rPr>
          <w:t>MoodFlip</w:t>
        </w:r>
        <w:proofErr w:type="spellEnd"/>
        <w:r w:rsidRPr="00AE4849">
          <w:rPr>
            <w:sz w:val="24"/>
            <w:szCs w:val="24"/>
            <w:lang w:val="en-AU" w:eastAsia="en-AU"/>
          </w:rPr>
          <w:t xml:space="preserve"> tool more than 3 times per day, but only the first 3 saved check-ins per day should count toward the paid 7-day or 30-day report.</w:t>
        </w:r>
      </w:ins>
    </w:p>
    <w:p w14:paraId="7E230E99" w14:textId="77777777" w:rsidR="00AE4849" w:rsidRPr="00AE4849" w:rsidRDefault="00AE4849" w:rsidP="00AE4849">
      <w:pPr>
        <w:spacing w:before="100" w:beforeAutospacing="1" w:after="100" w:afterAutospacing="1" w:line="240" w:lineRule="auto"/>
        <w:rPr>
          <w:ins w:id="232" w:author="joykonta@gmail.com" w:date="2026-07-27T15:56:00Z" w16du:dateUtc="2026-07-27T05:56:00Z"/>
          <w:sz w:val="24"/>
          <w:szCs w:val="24"/>
          <w:lang w:val="en-AU" w:eastAsia="en-AU"/>
        </w:rPr>
      </w:pPr>
      <w:ins w:id="233" w:author="joykonta@gmail.com" w:date="2026-07-27T15:56:00Z" w16du:dateUtc="2026-07-27T05:56:00Z">
        <w:r w:rsidRPr="00AE4849">
          <w:rPr>
            <w:sz w:val="24"/>
            <w:szCs w:val="24"/>
            <w:lang w:val="en-AU" w:eastAsia="en-AU"/>
          </w:rPr>
          <w:t xml:space="preserve">The 7-day paid PDF should include up to </w:t>
        </w:r>
        <w:r w:rsidRPr="00AE4849">
          <w:rPr>
            <w:b/>
            <w:bCs/>
            <w:sz w:val="24"/>
            <w:szCs w:val="24"/>
            <w:lang w:val="en-AU" w:eastAsia="en-AU"/>
          </w:rPr>
          <w:t>21 saved check-ins</w:t>
        </w:r>
        <w:r w:rsidRPr="00AE4849">
          <w:rPr>
            <w:sz w:val="24"/>
            <w:szCs w:val="24"/>
            <w:lang w:val="en-AU" w:eastAsia="en-AU"/>
          </w:rPr>
          <w:t>: selected moods, dates/times, positive target moods, actions shown, and a simple non-medical mood pattern summary.</w:t>
        </w:r>
      </w:ins>
    </w:p>
    <w:p w14:paraId="21F3F0C1" w14:textId="77777777" w:rsidR="00AE4849" w:rsidRPr="00AE4849" w:rsidRDefault="00AE4849" w:rsidP="00AE4849">
      <w:pPr>
        <w:spacing w:before="100" w:beforeAutospacing="1" w:after="100" w:afterAutospacing="1" w:line="240" w:lineRule="auto"/>
        <w:rPr>
          <w:ins w:id="234" w:author="joykonta@gmail.com" w:date="2026-07-27T15:56:00Z" w16du:dateUtc="2026-07-27T05:56:00Z"/>
          <w:sz w:val="24"/>
          <w:szCs w:val="24"/>
          <w:lang w:val="en-AU" w:eastAsia="en-AU"/>
        </w:rPr>
      </w:pPr>
      <w:ins w:id="235" w:author="joykonta@gmail.com" w:date="2026-07-27T15:56:00Z" w16du:dateUtc="2026-07-27T05:56:00Z">
        <w:r w:rsidRPr="00AE4849">
          <w:rPr>
            <w:sz w:val="24"/>
            <w:szCs w:val="24"/>
            <w:lang w:val="en-AU" w:eastAsia="en-AU"/>
          </w:rPr>
          <w:t xml:space="preserve">The 30-day paid PDF should later support up to </w:t>
        </w:r>
        <w:r w:rsidRPr="00AE4849">
          <w:rPr>
            <w:b/>
            <w:bCs/>
            <w:sz w:val="24"/>
            <w:szCs w:val="24"/>
            <w:lang w:val="en-AU" w:eastAsia="en-AU"/>
          </w:rPr>
          <w:t>90 saved check-ins</w:t>
        </w:r>
        <w:r w:rsidRPr="00AE4849">
          <w:rPr>
            <w:sz w:val="24"/>
            <w:szCs w:val="24"/>
            <w:lang w:val="en-AU" w:eastAsia="en-AU"/>
          </w:rPr>
          <w:t>.</w:t>
        </w:r>
      </w:ins>
    </w:p>
    <w:p w14:paraId="2667E89E" w14:textId="77777777" w:rsidR="00AE4849" w:rsidRPr="00AE4849" w:rsidRDefault="00AE4849" w:rsidP="00AE4849">
      <w:pPr>
        <w:spacing w:before="100" w:beforeAutospacing="1" w:after="100" w:afterAutospacing="1" w:line="240" w:lineRule="auto"/>
        <w:rPr>
          <w:ins w:id="236" w:author="joykonta@gmail.com" w:date="2026-07-27T15:56:00Z" w16du:dateUtc="2026-07-27T05:56:00Z"/>
          <w:sz w:val="24"/>
          <w:szCs w:val="24"/>
          <w:lang w:val="en-AU" w:eastAsia="en-AU"/>
        </w:rPr>
      </w:pPr>
      <w:ins w:id="237" w:author="joykonta@gmail.com" w:date="2026-07-27T15:56:00Z" w16du:dateUtc="2026-07-27T05:56:00Z">
        <w:r w:rsidRPr="00AE4849">
          <w:rPr>
            <w:sz w:val="24"/>
            <w:szCs w:val="24"/>
            <w:lang w:val="en-AU" w:eastAsia="en-AU"/>
          </w:rPr>
          <w:t>If a user tries to save more than 3 check-ins in one day, show a friendly message:</w:t>
        </w:r>
        <w:r w:rsidRPr="00AE4849">
          <w:rPr>
            <w:sz w:val="24"/>
            <w:szCs w:val="24"/>
            <w:lang w:val="en-AU" w:eastAsia="en-AU"/>
          </w:rPr>
          <w:br/>
          <w:t xml:space="preserve">“You’ve saved your 3 </w:t>
        </w:r>
        <w:proofErr w:type="spellStart"/>
        <w:r w:rsidRPr="00AE4849">
          <w:rPr>
            <w:sz w:val="24"/>
            <w:szCs w:val="24"/>
            <w:lang w:val="en-AU" w:eastAsia="en-AU"/>
          </w:rPr>
          <w:t>MoodFlip</w:t>
        </w:r>
        <w:proofErr w:type="spellEnd"/>
        <w:r w:rsidRPr="00AE4849">
          <w:rPr>
            <w:sz w:val="24"/>
            <w:szCs w:val="24"/>
            <w:lang w:val="en-AU" w:eastAsia="en-AU"/>
          </w:rPr>
          <w:t xml:space="preserve"> check-ins for today. You can still use the free tool, and you can save more check-ins tomorrow.”</w:t>
        </w:r>
      </w:ins>
    </w:p>
    <w:p w14:paraId="3213D51B" w14:textId="48C6F17C" w:rsidR="00A07EF9" w:rsidDel="00AE4849" w:rsidRDefault="00A07EF9" w:rsidP="00AA3881">
      <w:pPr>
        <w:rPr>
          <w:del w:id="238" w:author="joykonta@gmail.com" w:date="2026-07-27T15:56:00Z" w16du:dateUtc="2026-07-27T05:56:00Z"/>
        </w:rPr>
      </w:pPr>
    </w:p>
    <w:p w14:paraId="11466F60" w14:textId="77777777" w:rsidR="00CA6619" w:rsidRPr="00CA6619" w:rsidRDefault="00CA6619" w:rsidP="00CA6619">
      <w:pPr>
        <w:pStyle w:val="Heading1"/>
        <w:shd w:val="clear" w:color="auto" w:fill="D9D9D9" w:themeFill="background1" w:themeFillShade="D9"/>
        <w:rPr>
          <w:rFonts w:ascii="Times New Roman" w:eastAsia="Times New Roman" w:hAnsi="Times New Roman" w:cs="Times New Roman"/>
          <w:sz w:val="28"/>
        </w:rPr>
      </w:pPr>
      <w:bookmarkStart w:id="239" w:name="_Toc235466123"/>
      <w:r>
        <w:rPr>
          <w:rFonts w:ascii="Times New Roman" w:eastAsia="Times New Roman" w:hAnsi="Times New Roman" w:cs="Times New Roman"/>
          <w:sz w:val="28"/>
        </w:rPr>
        <w:t>2</w:t>
      </w:r>
      <w:r w:rsidR="00042D77">
        <w:rPr>
          <w:rFonts w:ascii="Times New Roman" w:eastAsia="Times New Roman" w:hAnsi="Times New Roman" w:cs="Times New Roman"/>
          <w:sz w:val="28"/>
        </w:rPr>
        <w:t>0</w:t>
      </w:r>
      <w:r>
        <w:rPr>
          <w:rFonts w:ascii="Times New Roman" w:eastAsia="Times New Roman" w:hAnsi="Times New Roman" w:cs="Times New Roman"/>
          <w:sz w:val="28"/>
        </w:rPr>
        <w:t xml:space="preserve">. </w:t>
      </w:r>
      <w:r w:rsidRPr="00CA6619">
        <w:rPr>
          <w:rFonts w:ascii="Times New Roman" w:eastAsia="Times New Roman" w:hAnsi="Times New Roman" w:cs="Times New Roman"/>
          <w:sz w:val="28"/>
        </w:rPr>
        <w:t>Migration</w:t>
      </w:r>
      <w:bookmarkEnd w:id="239"/>
      <w:r w:rsidRPr="00CA6619">
        <w:rPr>
          <w:rFonts w:ascii="Times New Roman" w:eastAsia="Times New Roman" w:hAnsi="Times New Roman" w:cs="Times New Roman"/>
          <w:sz w:val="28"/>
        </w:rPr>
        <w:t xml:space="preserve"> </w:t>
      </w:r>
    </w:p>
    <w:p w14:paraId="562B5E69" w14:textId="77777777" w:rsidR="00CA6619" w:rsidRDefault="00CA6619" w:rsidP="00AA3881"/>
    <w:p w14:paraId="58D1C63F" w14:textId="77777777" w:rsidR="00CA6619" w:rsidRDefault="00CA6619" w:rsidP="00AA3881">
      <w:r>
        <w:t xml:space="preserve">Digital </w:t>
      </w:r>
      <w:proofErr w:type="spellStart"/>
      <w:r>
        <w:t>Workify</w:t>
      </w:r>
      <w:proofErr w:type="spellEnd"/>
      <w:r>
        <w:t xml:space="preserve">, </w:t>
      </w:r>
      <w:r w:rsidRPr="00CA6619">
        <w:rPr>
          <w:highlight w:val="yellow"/>
        </w:rPr>
        <w:t>check how much traffic the free hosting backend can take. The site needs to be prepared for migration when the user number is close to reaching maximum.</w:t>
      </w:r>
      <w:r>
        <w:t xml:space="preserve"> </w:t>
      </w:r>
    </w:p>
    <w:p w14:paraId="1AFCDCC2" w14:textId="77777777" w:rsidR="00C25990" w:rsidRPr="00367959" w:rsidRDefault="00000000">
      <w:pPr>
        <w:pStyle w:val="ListBullet"/>
        <w:rPr>
          <w:highlight w:val="yellow"/>
        </w:rPr>
      </w:pPr>
      <w:r w:rsidRPr="00367959">
        <w:t xml:space="preserve">Developer correspondence says hosting guidance, monitoring and upgrade recommendations are included. This should include approximate user/traffic thresholds, which service would be upgraded first, and the </w:t>
      </w:r>
      <w:r w:rsidRPr="00367959">
        <w:rPr>
          <w:highlight w:val="yellow"/>
        </w:rPr>
        <w:t>expected first paid upgrade cost.</w:t>
      </w:r>
    </w:p>
    <w:p w14:paraId="71ADB34D" w14:textId="77777777" w:rsidR="00C25990" w:rsidRPr="00B06037" w:rsidRDefault="00000000">
      <w:pPr>
        <w:pStyle w:val="ListBullet"/>
        <w:rPr>
          <w:highlight w:val="yellow"/>
        </w:rPr>
      </w:pPr>
      <w:r w:rsidRPr="00B06037">
        <w:rPr>
          <w:highlight w:val="yellow"/>
        </w:rPr>
        <w:t xml:space="preserve">A separate future hosting upgrade quote for </w:t>
      </w:r>
      <w:proofErr w:type="spellStart"/>
      <w:r w:rsidRPr="00B06037">
        <w:rPr>
          <w:highlight w:val="yellow"/>
        </w:rPr>
        <w:t>Vercel</w:t>
      </w:r>
      <w:proofErr w:type="spellEnd"/>
      <w:r w:rsidRPr="00B06037">
        <w:rPr>
          <w:highlight w:val="yellow"/>
        </w:rPr>
        <w:t xml:space="preserve"> Pro/</w:t>
      </w:r>
      <w:proofErr w:type="spellStart"/>
      <w:r w:rsidRPr="00B06037">
        <w:rPr>
          <w:highlight w:val="yellow"/>
        </w:rPr>
        <w:t>Supabase</w:t>
      </w:r>
      <w:proofErr w:type="spellEnd"/>
      <w:r w:rsidRPr="00B06037">
        <w:rPr>
          <w:highlight w:val="yellow"/>
        </w:rPr>
        <w:t xml:space="preserve"> Pro was requested and should not be included in the initial project cost unless Joy approves it later.</w:t>
      </w:r>
    </w:p>
    <w:p w14:paraId="2FC483FD" w14:textId="77777777" w:rsidR="00CA6619" w:rsidRDefault="00CA6619" w:rsidP="00AA3881"/>
    <w:p w14:paraId="1944D2C7" w14:textId="77777777" w:rsidR="00367959" w:rsidRDefault="00367959">
      <w:pPr>
        <w:spacing w:after="200" w:line="276" w:lineRule="auto"/>
        <w:rPr>
          <w:b/>
          <w:bCs/>
          <w:color w:val="5A2675"/>
          <w:sz w:val="28"/>
          <w:szCs w:val="28"/>
        </w:rPr>
      </w:pPr>
      <w:bookmarkStart w:id="240" w:name="_Toc235466124"/>
      <w:r>
        <w:rPr>
          <w:sz w:val="28"/>
        </w:rPr>
        <w:br w:type="page"/>
      </w:r>
    </w:p>
    <w:p w14:paraId="210853DC" w14:textId="4DBE5161" w:rsidR="00CA6619" w:rsidRPr="00CA6619" w:rsidRDefault="00CA6619" w:rsidP="00CA6619">
      <w:pPr>
        <w:pStyle w:val="Heading1"/>
        <w:shd w:val="clear" w:color="auto" w:fill="D9D9D9" w:themeFill="background1" w:themeFillShade="D9"/>
        <w:rPr>
          <w:rFonts w:ascii="Times New Roman" w:eastAsia="Times New Roman" w:hAnsi="Times New Roman" w:cs="Times New Roman"/>
          <w:sz w:val="28"/>
        </w:rPr>
      </w:pPr>
      <w:r w:rsidRPr="00CA6619">
        <w:rPr>
          <w:rFonts w:ascii="Times New Roman" w:eastAsia="Times New Roman" w:hAnsi="Times New Roman" w:cs="Times New Roman"/>
          <w:sz w:val="28"/>
        </w:rPr>
        <w:lastRenderedPageBreak/>
        <w:t>2</w:t>
      </w:r>
      <w:r w:rsidR="00042D77">
        <w:rPr>
          <w:rFonts w:ascii="Times New Roman" w:eastAsia="Times New Roman" w:hAnsi="Times New Roman" w:cs="Times New Roman"/>
          <w:sz w:val="28"/>
        </w:rPr>
        <w:t>1</w:t>
      </w:r>
      <w:r w:rsidRPr="00CA6619">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Test Mode / </w:t>
      </w:r>
      <w:r w:rsidRPr="00CA6619">
        <w:rPr>
          <w:rFonts w:ascii="Times New Roman" w:eastAsia="Times New Roman" w:hAnsi="Times New Roman" w:cs="Times New Roman"/>
          <w:sz w:val="28"/>
        </w:rPr>
        <w:t>Maintenance</w:t>
      </w:r>
      <w:bookmarkEnd w:id="240"/>
    </w:p>
    <w:p w14:paraId="5785D552" w14:textId="77777777" w:rsidR="00CA6619" w:rsidRDefault="00CA6619" w:rsidP="00AA3881"/>
    <w:p w14:paraId="44557FAF" w14:textId="77777777" w:rsidR="00CA6619" w:rsidRDefault="00CA6619" w:rsidP="00AA3881">
      <w:r>
        <w:t xml:space="preserve">Fixing bugs during Test Mode needs to be done within 2 working days. </w:t>
      </w:r>
    </w:p>
    <w:p w14:paraId="1F102EB3" w14:textId="77777777" w:rsidR="00CA6619" w:rsidRDefault="00CA6619" w:rsidP="00AA3881"/>
    <w:p w14:paraId="4ADC3F80" w14:textId="77777777" w:rsidR="00CA6619" w:rsidRDefault="00CA6619" w:rsidP="00AA3881">
      <w:r>
        <w:t xml:space="preserve">The live website`s maintenance requires high priority bug fixing (like the website is not accessible, the payment gateway is not working etc.) within 1 working day, for low priority bug fixing more days are acceptable but they need to be less than 5 working </w:t>
      </w:r>
      <w:proofErr w:type="gramStart"/>
      <w:r>
        <w:t>day</w:t>
      </w:r>
      <w:proofErr w:type="gramEnd"/>
      <w:r>
        <w:t xml:space="preserve">. </w:t>
      </w:r>
    </w:p>
    <w:p w14:paraId="7E7CED5C" w14:textId="77777777" w:rsidR="00AF6216" w:rsidRDefault="00AF6216" w:rsidP="00AA3881"/>
    <w:p w14:paraId="19AAD6CA" w14:textId="77777777" w:rsidR="00AF6216" w:rsidRPr="00AF6216" w:rsidRDefault="00AF6216" w:rsidP="00AF6216">
      <w:pPr>
        <w:pStyle w:val="Heading1"/>
        <w:shd w:val="clear" w:color="auto" w:fill="D9D9D9" w:themeFill="background1" w:themeFillShade="D9"/>
        <w:rPr>
          <w:rFonts w:ascii="Times New Roman" w:eastAsia="Times New Roman" w:hAnsi="Times New Roman" w:cs="Times New Roman"/>
          <w:sz w:val="28"/>
        </w:rPr>
      </w:pPr>
      <w:bookmarkStart w:id="241" w:name="_Toc235466125"/>
      <w:r w:rsidRPr="00AF6216">
        <w:rPr>
          <w:rFonts w:ascii="Times New Roman" w:eastAsia="Times New Roman" w:hAnsi="Times New Roman" w:cs="Times New Roman"/>
          <w:sz w:val="28"/>
        </w:rPr>
        <w:t>2</w:t>
      </w:r>
      <w:r w:rsidR="00042D77">
        <w:rPr>
          <w:rFonts w:ascii="Times New Roman" w:eastAsia="Times New Roman" w:hAnsi="Times New Roman" w:cs="Times New Roman"/>
          <w:sz w:val="28"/>
        </w:rPr>
        <w:t>2</w:t>
      </w:r>
      <w:r w:rsidRPr="00AF6216">
        <w:rPr>
          <w:rFonts w:ascii="Times New Roman" w:eastAsia="Times New Roman" w:hAnsi="Times New Roman" w:cs="Times New Roman"/>
          <w:sz w:val="28"/>
        </w:rPr>
        <w:t xml:space="preserve">. </w:t>
      </w:r>
      <w:r>
        <w:rPr>
          <w:rFonts w:ascii="Times New Roman" w:eastAsia="Times New Roman" w:hAnsi="Times New Roman" w:cs="Times New Roman"/>
          <w:sz w:val="28"/>
        </w:rPr>
        <w:t>Live Launch</w:t>
      </w:r>
      <w:r w:rsidR="00F31764">
        <w:rPr>
          <w:rFonts w:ascii="Times New Roman" w:eastAsia="Times New Roman" w:hAnsi="Times New Roman" w:cs="Times New Roman"/>
          <w:sz w:val="28"/>
        </w:rPr>
        <w:t xml:space="preserve"> / Handover</w:t>
      </w:r>
      <w:bookmarkEnd w:id="241"/>
    </w:p>
    <w:p w14:paraId="49FEBA4E" w14:textId="77777777" w:rsidR="00AF6216" w:rsidRDefault="00AF6216" w:rsidP="00AA3881"/>
    <w:p w14:paraId="4C3E21A5" w14:textId="77777777" w:rsidR="00AF6216" w:rsidRDefault="00AF6216" w:rsidP="00AA3881">
      <w:r>
        <w:t xml:space="preserve">The development is considered finished and ready to launch when all reported bugs are corrected. </w:t>
      </w:r>
    </w:p>
    <w:p w14:paraId="069D9295" w14:textId="77777777" w:rsidR="00561514" w:rsidRDefault="00F31764" w:rsidP="00AA3881">
      <w:r>
        <w:t xml:space="preserve">Digital </w:t>
      </w:r>
      <w:proofErr w:type="spellStart"/>
      <w:r>
        <w:t>Workify</w:t>
      </w:r>
      <w:proofErr w:type="spellEnd"/>
      <w:r>
        <w:t xml:space="preserve"> provides all files of the website to Joy</w:t>
      </w:r>
      <w:r w:rsidR="00561514">
        <w:t xml:space="preserve">, </w:t>
      </w:r>
      <w:proofErr w:type="gramStart"/>
      <w:r w:rsidR="00561514">
        <w:t>including;</w:t>
      </w:r>
      <w:proofErr w:type="gramEnd"/>
    </w:p>
    <w:p w14:paraId="660D1739" w14:textId="77777777" w:rsidR="00561514" w:rsidRDefault="00561514" w:rsidP="00561514">
      <w:pPr>
        <w:pStyle w:val="ListParagraph"/>
        <w:numPr>
          <w:ilvl w:val="0"/>
          <w:numId w:val="13"/>
        </w:numPr>
      </w:pPr>
      <w:r>
        <w:t xml:space="preserve">source code, </w:t>
      </w:r>
    </w:p>
    <w:p w14:paraId="1F40CF49" w14:textId="77777777" w:rsidR="00561514" w:rsidRDefault="00561514" w:rsidP="00561514">
      <w:pPr>
        <w:pStyle w:val="ListParagraph"/>
        <w:numPr>
          <w:ilvl w:val="0"/>
          <w:numId w:val="13"/>
        </w:numPr>
      </w:pPr>
      <w:r>
        <w:t xml:space="preserve">deployment access, </w:t>
      </w:r>
    </w:p>
    <w:p w14:paraId="145CD460" w14:textId="77777777" w:rsidR="00561514" w:rsidRDefault="00561514" w:rsidP="00561514">
      <w:pPr>
        <w:pStyle w:val="ListParagraph"/>
        <w:numPr>
          <w:ilvl w:val="0"/>
          <w:numId w:val="13"/>
        </w:numPr>
      </w:pPr>
      <w:r>
        <w:t xml:space="preserve">database access, </w:t>
      </w:r>
    </w:p>
    <w:p w14:paraId="484C2AD6" w14:textId="77777777" w:rsidR="00561514" w:rsidRDefault="00561514" w:rsidP="00561514">
      <w:pPr>
        <w:pStyle w:val="ListParagraph"/>
        <w:numPr>
          <w:ilvl w:val="0"/>
          <w:numId w:val="13"/>
        </w:numPr>
      </w:pPr>
      <w:r>
        <w:t xml:space="preserve">admin login, </w:t>
      </w:r>
    </w:p>
    <w:p w14:paraId="2D1423EB" w14:textId="77777777" w:rsidR="00561514" w:rsidRDefault="00561514" w:rsidP="00561514">
      <w:pPr>
        <w:pStyle w:val="ListParagraph"/>
        <w:numPr>
          <w:ilvl w:val="0"/>
          <w:numId w:val="13"/>
        </w:numPr>
      </w:pPr>
      <w:r>
        <w:t xml:space="preserve">documentation, </w:t>
      </w:r>
    </w:p>
    <w:p w14:paraId="78B2AF7B" w14:textId="77777777" w:rsidR="00F31764" w:rsidRDefault="00561514" w:rsidP="00561514">
      <w:pPr>
        <w:pStyle w:val="ListParagraph"/>
        <w:numPr>
          <w:ilvl w:val="0"/>
          <w:numId w:val="13"/>
        </w:numPr>
      </w:pPr>
      <w:r>
        <w:t>instructions for future updates.</w:t>
      </w:r>
    </w:p>
    <w:p w14:paraId="469714F8" w14:textId="443BF29E" w:rsidR="00A457C2" w:rsidRDefault="00A457C2">
      <w:pPr>
        <w:spacing w:after="200" w:line="276" w:lineRule="auto"/>
      </w:pPr>
      <w:r>
        <w:br w:type="page"/>
      </w:r>
    </w:p>
    <w:p w14:paraId="43938030" w14:textId="77777777" w:rsidR="00A457C2" w:rsidRDefault="00A457C2" w:rsidP="00A457C2">
      <w:pPr>
        <w:pStyle w:val="Title"/>
      </w:pPr>
      <w:proofErr w:type="spellStart"/>
      <w:r>
        <w:rPr>
          <w:bCs/>
          <w:color w:val="1F4E5F"/>
        </w:rPr>
        <w:lastRenderedPageBreak/>
        <w:t>MoodFlip</w:t>
      </w:r>
      <w:proofErr w:type="spellEnd"/>
      <w:r>
        <w:rPr>
          <w:bCs/>
          <w:color w:val="1F4E5F"/>
        </w:rPr>
        <w:t xml:space="preserve"> – Response to Open Items</w:t>
      </w:r>
    </w:p>
    <w:p w14:paraId="0CA99997" w14:textId="77777777" w:rsidR="00A457C2" w:rsidRDefault="00A457C2" w:rsidP="00A457C2">
      <w:pPr>
        <w:spacing w:after="200"/>
      </w:pPr>
      <w:r>
        <w:rPr>
          <w:i/>
          <w:iCs/>
        </w:rPr>
        <w:t>Prepared for Joy's review — replies to all items flagged in the Business Specification review (v1 &amp; v2).</w:t>
      </w:r>
    </w:p>
    <w:p w14:paraId="6175FBC3" w14:textId="77777777" w:rsidR="00A457C2" w:rsidRDefault="00A457C2" w:rsidP="00A457C2">
      <w:pPr>
        <w:pStyle w:val="Heading2"/>
        <w:spacing w:before="320" w:after="120"/>
      </w:pPr>
      <w:r>
        <w:rPr>
          <w:color w:val="1F4E5F"/>
        </w:rPr>
        <w:t>1. Hosting, Monitoring &amp; Reliability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A457C2" w14:paraId="54294424" w14:textId="77777777" w:rsidTr="002967B3">
        <w:trPr>
          <w:tblHeader/>
        </w:trPr>
        <w:tc>
          <w:tcPr>
            <w:tcW w:w="2800" w:type="dxa"/>
            <w:shd w:val="clear" w:color="auto" w:fill="1F4E5F"/>
            <w:tcMar>
              <w:top w:w="100" w:type="dxa"/>
              <w:left w:w="120" w:type="dxa"/>
              <w:bottom w:w="100" w:type="dxa"/>
              <w:right w:w="120" w:type="dxa"/>
            </w:tcMar>
          </w:tcPr>
          <w:p w14:paraId="064853BE" w14:textId="77777777" w:rsidR="00A457C2" w:rsidRDefault="00A457C2" w:rsidP="002967B3">
            <w:r>
              <w:rPr>
                <w:b/>
                <w:bCs/>
                <w:color w:val="FFFFFF"/>
              </w:rPr>
              <w:t>Open Item</w:t>
            </w:r>
          </w:p>
        </w:tc>
        <w:tc>
          <w:tcPr>
            <w:tcW w:w="6700" w:type="dxa"/>
            <w:shd w:val="clear" w:color="auto" w:fill="1F4E5F"/>
            <w:tcMar>
              <w:top w:w="100" w:type="dxa"/>
              <w:left w:w="120" w:type="dxa"/>
              <w:bottom w:w="100" w:type="dxa"/>
              <w:right w:w="120" w:type="dxa"/>
            </w:tcMar>
          </w:tcPr>
          <w:p w14:paraId="1FC142B8" w14:textId="77777777" w:rsidR="00A457C2" w:rsidRDefault="00A457C2" w:rsidP="002967B3">
            <w:r>
              <w:rPr>
                <w:b/>
                <w:bCs/>
                <w:color w:val="FFFFFF"/>
              </w:rPr>
              <w:t>Response / Confirmation</w:t>
            </w:r>
          </w:p>
        </w:tc>
      </w:tr>
      <w:tr w:rsidR="00A457C2" w14:paraId="3905878B" w14:textId="77777777" w:rsidTr="002967B3">
        <w:tc>
          <w:tcPr>
            <w:tcW w:w="2800" w:type="dxa"/>
            <w:tcMar>
              <w:top w:w="100" w:type="dxa"/>
              <w:left w:w="120" w:type="dxa"/>
              <w:bottom w:w="100" w:type="dxa"/>
              <w:right w:w="120" w:type="dxa"/>
            </w:tcMar>
          </w:tcPr>
          <w:p w14:paraId="4E27F4DD" w14:textId="77777777" w:rsidR="00A457C2" w:rsidRDefault="00A457C2" w:rsidP="002967B3">
            <w:r>
              <w:rPr>
                <w:b/>
                <w:bCs/>
              </w:rPr>
              <w:t>Hosting capacity estimate</w:t>
            </w:r>
          </w:p>
        </w:tc>
        <w:tc>
          <w:tcPr>
            <w:tcW w:w="6700" w:type="dxa"/>
            <w:tcMar>
              <w:top w:w="100" w:type="dxa"/>
              <w:left w:w="120" w:type="dxa"/>
              <w:bottom w:w="100" w:type="dxa"/>
              <w:right w:w="120" w:type="dxa"/>
            </w:tcMar>
          </w:tcPr>
          <w:p w14:paraId="6DE9AFAE" w14:textId="77777777" w:rsidR="00A457C2" w:rsidRDefault="00A457C2" w:rsidP="002967B3">
            <w:r>
              <w:t xml:space="preserve">Project runs on </w:t>
            </w:r>
            <w:proofErr w:type="spellStart"/>
            <w:r>
              <w:t>Vercel</w:t>
            </w:r>
            <w:proofErr w:type="spellEnd"/>
            <w:r>
              <w:t xml:space="preserve"> (Hobby/free plan) + </w:t>
            </w:r>
            <w:proofErr w:type="spellStart"/>
            <w:r>
              <w:t>Supabase</w:t>
            </w:r>
            <w:proofErr w:type="spellEnd"/>
            <w:r>
              <w:t xml:space="preserve"> (Free plan). </w:t>
            </w:r>
            <w:proofErr w:type="spellStart"/>
            <w:r>
              <w:t>Vercel</w:t>
            </w:r>
            <w:proofErr w:type="spellEnd"/>
            <w:r>
              <w:t xml:space="preserve"> free tier gives ~100 GB bandwidth and up to ~100K–1M function calls per month; </w:t>
            </w:r>
            <w:proofErr w:type="spellStart"/>
            <w:r>
              <w:t>Supabase</w:t>
            </w:r>
            <w:proofErr w:type="spellEnd"/>
            <w:r>
              <w:t xml:space="preserve"> free tier gives 500 MB database, 50,000 monthly active users, and 5 GB bandwidth. This comfortably covers </w:t>
            </w:r>
            <w:proofErr w:type="spellStart"/>
            <w:r>
              <w:t>MoodFlip</w:t>
            </w:r>
            <w:proofErr w:type="spellEnd"/>
            <w:r>
              <w:t xml:space="preserve"> at launch and through early growth.</w:t>
            </w:r>
          </w:p>
        </w:tc>
      </w:tr>
      <w:tr w:rsidR="00A457C2" w14:paraId="3E97856A" w14:textId="77777777" w:rsidTr="002967B3">
        <w:tc>
          <w:tcPr>
            <w:tcW w:w="2800" w:type="dxa"/>
            <w:tcMar>
              <w:top w:w="100" w:type="dxa"/>
              <w:left w:w="120" w:type="dxa"/>
              <w:bottom w:w="100" w:type="dxa"/>
              <w:right w:w="120" w:type="dxa"/>
            </w:tcMar>
          </w:tcPr>
          <w:p w14:paraId="242DB78A" w14:textId="77777777" w:rsidR="00A457C2" w:rsidRDefault="00A457C2" w:rsidP="002967B3">
            <w:r>
              <w:rPr>
                <w:b/>
                <w:bCs/>
              </w:rPr>
              <w:t>Monitoring guidance</w:t>
            </w:r>
          </w:p>
        </w:tc>
        <w:tc>
          <w:tcPr>
            <w:tcW w:w="6700" w:type="dxa"/>
            <w:tcMar>
              <w:top w:w="100" w:type="dxa"/>
              <w:left w:w="120" w:type="dxa"/>
              <w:bottom w:w="100" w:type="dxa"/>
              <w:right w:w="120" w:type="dxa"/>
            </w:tcMar>
          </w:tcPr>
          <w:p w14:paraId="08E6ED06" w14:textId="77777777" w:rsidR="00A457C2" w:rsidRDefault="00A457C2" w:rsidP="002967B3">
            <w:r>
              <w:t xml:space="preserve">Uptime and errors are tracked through the </w:t>
            </w:r>
            <w:proofErr w:type="spellStart"/>
            <w:r>
              <w:t>Vercel</w:t>
            </w:r>
            <w:proofErr w:type="spellEnd"/>
            <w:r>
              <w:t xml:space="preserve"> and </w:t>
            </w:r>
            <w:proofErr w:type="spellStart"/>
            <w:r>
              <w:t>Supabase</w:t>
            </w:r>
            <w:proofErr w:type="spellEnd"/>
            <w:r>
              <w:t xml:space="preserve"> dashboards (build/runtime logs, DB usage, bandwidth usage). These will be checked </w:t>
            </w:r>
            <w:proofErr w:type="gramStart"/>
            <w:r>
              <w:t>periodically</w:t>
            </w:r>
            <w:proofErr w:type="gramEnd"/>
            <w:r>
              <w:t xml:space="preserve"> and Joy will be informed if usage approaches free-tier limits.</w:t>
            </w:r>
          </w:p>
          <w:p w14:paraId="1E1FA206" w14:textId="77777777" w:rsidR="00A457C2" w:rsidRDefault="00A457C2" w:rsidP="002967B3">
            <w:r w:rsidRPr="00A47EA9">
              <w:rPr>
                <w:shd w:val="clear" w:color="auto" w:fill="FFFF00"/>
              </w:rPr>
              <w:t>JK</w:t>
            </w:r>
            <w:r w:rsidRPr="008629A7">
              <w:rPr>
                <w:shd w:val="clear" w:color="auto" w:fill="FFFF00"/>
              </w:rPr>
              <w:t xml:space="preserve">&gt;&gt; Please confirm the monitoring schedule. I </w:t>
            </w:r>
            <w:proofErr w:type="gramStart"/>
            <w:r w:rsidRPr="008629A7">
              <w:rPr>
                <w:shd w:val="clear" w:color="auto" w:fill="FFFF00"/>
              </w:rPr>
              <w:t>suggest:</w:t>
            </w:r>
            <w:proofErr w:type="gramEnd"/>
            <w:r w:rsidRPr="008629A7">
              <w:rPr>
                <w:shd w:val="clear" w:color="auto" w:fill="FFFF00"/>
              </w:rPr>
              <w:t xml:space="preserve"> weekly checks during the first month after launch, then monthly checks while the site is stable, plus immediate checking if there is a payment, PDF delivery, profile, or website-access issue.</w:t>
            </w:r>
          </w:p>
        </w:tc>
      </w:tr>
      <w:tr w:rsidR="00A457C2" w14:paraId="229BFDF0" w14:textId="77777777" w:rsidTr="002967B3">
        <w:tc>
          <w:tcPr>
            <w:tcW w:w="2800" w:type="dxa"/>
            <w:tcMar>
              <w:top w:w="100" w:type="dxa"/>
              <w:left w:w="120" w:type="dxa"/>
              <w:bottom w:w="100" w:type="dxa"/>
              <w:right w:w="120" w:type="dxa"/>
            </w:tcMar>
          </w:tcPr>
          <w:p w14:paraId="55E6070D" w14:textId="77777777" w:rsidR="00A457C2" w:rsidRDefault="00A457C2" w:rsidP="002967B3">
            <w:r>
              <w:rPr>
                <w:b/>
                <w:bCs/>
              </w:rPr>
              <w:t>Upgrade path</w:t>
            </w:r>
          </w:p>
        </w:tc>
        <w:tc>
          <w:tcPr>
            <w:tcW w:w="6700" w:type="dxa"/>
            <w:tcMar>
              <w:top w:w="100" w:type="dxa"/>
              <w:left w:w="120" w:type="dxa"/>
              <w:bottom w:w="100" w:type="dxa"/>
              <w:right w:w="120" w:type="dxa"/>
            </w:tcMar>
          </w:tcPr>
          <w:p w14:paraId="74A96BDD" w14:textId="77777777" w:rsidR="00A457C2" w:rsidRDefault="00A457C2" w:rsidP="002967B3">
            <w:r>
              <w:t xml:space="preserve">If traffic/usage nears the free-tier limits, the project will move to </w:t>
            </w:r>
            <w:proofErr w:type="spellStart"/>
            <w:r>
              <w:t>Vercel</w:t>
            </w:r>
            <w:proofErr w:type="spellEnd"/>
            <w:r>
              <w:t xml:space="preserve"> Pro and/or </w:t>
            </w:r>
            <w:proofErr w:type="spellStart"/>
            <w:r>
              <w:t>Supabase</w:t>
            </w:r>
            <w:proofErr w:type="spellEnd"/>
            <w:r>
              <w:t xml:space="preserve"> Pro. Nothing will be upgraded — and no cost incurred — without Joy's prior approval.</w:t>
            </w:r>
          </w:p>
        </w:tc>
      </w:tr>
      <w:tr w:rsidR="00A457C2" w14:paraId="36E9D689" w14:textId="77777777" w:rsidTr="002967B3">
        <w:tc>
          <w:tcPr>
            <w:tcW w:w="2800" w:type="dxa"/>
            <w:tcMar>
              <w:top w:w="100" w:type="dxa"/>
              <w:left w:w="120" w:type="dxa"/>
              <w:bottom w:w="100" w:type="dxa"/>
              <w:right w:w="120" w:type="dxa"/>
            </w:tcMar>
          </w:tcPr>
          <w:p w14:paraId="5569B561" w14:textId="77777777" w:rsidR="00A457C2" w:rsidRDefault="00A457C2" w:rsidP="002967B3">
            <w:r>
              <w:rPr>
                <w:b/>
                <w:bCs/>
              </w:rPr>
              <w:t>Expected costs</w:t>
            </w:r>
          </w:p>
        </w:tc>
        <w:tc>
          <w:tcPr>
            <w:tcW w:w="6700" w:type="dxa"/>
            <w:tcMar>
              <w:top w:w="100" w:type="dxa"/>
              <w:left w:w="120" w:type="dxa"/>
              <w:bottom w:w="100" w:type="dxa"/>
              <w:right w:w="120" w:type="dxa"/>
            </w:tcMar>
          </w:tcPr>
          <w:p w14:paraId="5360383B" w14:textId="77777777" w:rsidR="00A457C2" w:rsidRDefault="00A457C2" w:rsidP="002967B3">
            <w:r>
              <w:t xml:space="preserve">No hosting cost currently — both </w:t>
            </w:r>
            <w:proofErr w:type="spellStart"/>
            <w:r>
              <w:t>Vercel</w:t>
            </w:r>
            <w:proofErr w:type="spellEnd"/>
            <w:r>
              <w:t xml:space="preserve"> and </w:t>
            </w:r>
            <w:proofErr w:type="spellStart"/>
            <w:r>
              <w:t>Supabase</w:t>
            </w:r>
            <w:proofErr w:type="spellEnd"/>
            <w:r>
              <w:t xml:space="preserve"> are on their free plans. If/when an upgrade is needed later, a separate quote (</w:t>
            </w:r>
            <w:proofErr w:type="spellStart"/>
            <w:r>
              <w:t>Vercel</w:t>
            </w:r>
            <w:proofErr w:type="spellEnd"/>
            <w:r>
              <w:t xml:space="preserve"> Pro ≈ $20/month, </w:t>
            </w:r>
            <w:proofErr w:type="spellStart"/>
            <w:r>
              <w:t>Supabase</w:t>
            </w:r>
            <w:proofErr w:type="spellEnd"/>
            <w:r>
              <w:t xml:space="preserve"> Pro ≈ $25/month) will be shared for approval before anything is charged.</w:t>
            </w:r>
          </w:p>
          <w:p w14:paraId="2D5A2226" w14:textId="77777777" w:rsidR="00A457C2" w:rsidRDefault="00A457C2" w:rsidP="002967B3">
            <w:pPr>
              <w:shd w:val="clear" w:color="auto" w:fill="FFFF00"/>
            </w:pPr>
            <w:r>
              <w:t xml:space="preserve">JK&gt;&gt; Would there be any costs involved on your side, </w:t>
            </w:r>
            <w:proofErr w:type="spellStart"/>
            <w:r>
              <w:t>DigitalWorkify</w:t>
            </w:r>
            <w:proofErr w:type="spellEnd"/>
            <w:r>
              <w:t>?</w:t>
            </w:r>
          </w:p>
          <w:p w14:paraId="75DCE92A" w14:textId="77777777" w:rsidR="00A457C2" w:rsidRDefault="00A457C2" w:rsidP="002967B3">
            <w:pPr>
              <w:shd w:val="clear" w:color="auto" w:fill="FFFF00"/>
            </w:pPr>
            <w:r>
              <w:t xml:space="preserve">JK&gt;&gt; ChatGPT warns me; `One important point: because </w:t>
            </w:r>
            <w:proofErr w:type="spellStart"/>
            <w:r>
              <w:t>MoodFlip</w:t>
            </w:r>
            <w:proofErr w:type="spellEnd"/>
            <w:r>
              <w:t xml:space="preserve"> is intended to sell paid PDFs, </w:t>
            </w:r>
            <w:proofErr w:type="spellStart"/>
            <w:r>
              <w:rPr>
                <w:rStyle w:val="Strong"/>
              </w:rPr>
              <w:t>Vercel</w:t>
            </w:r>
            <w:proofErr w:type="spellEnd"/>
            <w:r>
              <w:rPr>
                <w:rStyle w:val="Strong"/>
              </w:rPr>
              <w:t xml:space="preserve"> Hobby may not be the right long-term plan for a commercial site</w:t>
            </w:r>
            <w:r>
              <w:t xml:space="preserve">. It may be okay for testing/staging, but once </w:t>
            </w:r>
            <w:proofErr w:type="spellStart"/>
            <w:r>
              <w:t>MoodFlip</w:t>
            </w:r>
            <w:proofErr w:type="spellEnd"/>
            <w:r>
              <w:t xml:space="preserve"> is actively selling, </w:t>
            </w:r>
            <w:proofErr w:type="spellStart"/>
            <w:r>
              <w:t>Vercel</w:t>
            </w:r>
            <w:proofErr w:type="spellEnd"/>
            <w:r>
              <w:t xml:space="preserve"> Pro is probably the cleaner </w:t>
            </w:r>
            <w:proofErr w:type="gramStart"/>
            <w:r>
              <w:t>option.`</w:t>
            </w:r>
            <w:proofErr w:type="gramEnd"/>
            <w:r>
              <w:t xml:space="preserve"> - at launch, for the first month I suggest to go with the Hobby plan. </w:t>
            </w:r>
          </w:p>
        </w:tc>
      </w:tr>
      <w:tr w:rsidR="00A457C2" w14:paraId="7CBA5390" w14:textId="77777777" w:rsidTr="002967B3">
        <w:tc>
          <w:tcPr>
            <w:tcW w:w="2800" w:type="dxa"/>
            <w:tcMar>
              <w:top w:w="100" w:type="dxa"/>
              <w:left w:w="120" w:type="dxa"/>
              <w:bottom w:w="100" w:type="dxa"/>
              <w:right w:w="120" w:type="dxa"/>
            </w:tcMar>
          </w:tcPr>
          <w:p w14:paraId="43D81D5C" w14:textId="77777777" w:rsidR="00A457C2" w:rsidRDefault="00A457C2" w:rsidP="002967B3">
            <w:r>
              <w:rPr>
                <w:b/>
                <w:bCs/>
              </w:rPr>
              <w:t>Graceful handling of paid/profile service issues</w:t>
            </w:r>
          </w:p>
        </w:tc>
        <w:tc>
          <w:tcPr>
            <w:tcW w:w="6700" w:type="dxa"/>
            <w:tcMar>
              <w:top w:w="100" w:type="dxa"/>
              <w:left w:w="120" w:type="dxa"/>
              <w:bottom w:w="100" w:type="dxa"/>
              <w:right w:w="120" w:type="dxa"/>
            </w:tcMar>
          </w:tcPr>
          <w:p w14:paraId="54EB3939" w14:textId="77777777" w:rsidR="00A457C2" w:rsidRDefault="00A457C2" w:rsidP="002967B3">
            <w:r>
              <w:t>If a paid (PDF/payment) or profile-related service is temporarily unavailable, the app will show a clear retry/error message to the user instead of failing silently, and the action can be retried once the service is back.</w:t>
            </w:r>
          </w:p>
          <w:p w14:paraId="5EFF21A3" w14:textId="77777777" w:rsidR="00A457C2" w:rsidRDefault="00A457C2" w:rsidP="002967B3">
            <w:r w:rsidRPr="008629A7">
              <w:rPr>
                <w:shd w:val="clear" w:color="auto" w:fill="FFFF00"/>
              </w:rPr>
              <w:t>JK&gt;&gt; Payment succeeds but PDF fails / If payment succeeds but PDF generation or email delivery fails, the purchase must still be recorded. The user must not lose access to the paid product. There should be a way to regenerate/resend the PDF or provide a secure download link from the admin side.</w:t>
            </w:r>
          </w:p>
        </w:tc>
      </w:tr>
    </w:tbl>
    <w:p w14:paraId="1324A3FE" w14:textId="77777777" w:rsidR="00A457C2" w:rsidRDefault="00A457C2" w:rsidP="00A457C2">
      <w:pPr>
        <w:spacing w:after="200"/>
      </w:pPr>
      <w:r>
        <w:rPr>
          <w:i/>
          <w:iCs/>
          <w:color w:val="555555"/>
        </w:rPr>
        <w:lastRenderedPageBreak/>
        <w:t xml:space="preserve">Note: </w:t>
      </w:r>
      <w:proofErr w:type="spellStart"/>
      <w:r>
        <w:rPr>
          <w:i/>
          <w:iCs/>
          <w:color w:val="555555"/>
        </w:rPr>
        <w:t>Vercel's</w:t>
      </w:r>
      <w:proofErr w:type="spellEnd"/>
      <w:r>
        <w:rPr>
          <w:i/>
          <w:iCs/>
          <w:color w:val="555555"/>
        </w:rPr>
        <w:t xml:space="preserve"> free Hobby plan is intended for non-commercial use. Since </w:t>
      </w:r>
      <w:proofErr w:type="spellStart"/>
      <w:r>
        <w:rPr>
          <w:i/>
          <w:iCs/>
          <w:color w:val="555555"/>
        </w:rPr>
        <w:t>MoodFlip</w:t>
      </w:r>
      <w:proofErr w:type="spellEnd"/>
      <w:r>
        <w:rPr>
          <w:i/>
          <w:iCs/>
          <w:color w:val="555555"/>
        </w:rPr>
        <w:t xml:space="preserve"> processes payments (paid PDF reports), this should be reviewed — it may be worth confirming with Joy whether to move the payment-related part to </w:t>
      </w:r>
      <w:proofErr w:type="spellStart"/>
      <w:r>
        <w:rPr>
          <w:i/>
          <w:iCs/>
          <w:color w:val="555555"/>
        </w:rPr>
        <w:t>Vercel</w:t>
      </w:r>
      <w:proofErr w:type="spellEnd"/>
      <w:r>
        <w:rPr>
          <w:i/>
          <w:iCs/>
          <w:color w:val="555555"/>
        </w:rPr>
        <w:t xml:space="preserve"> Pro to stay compliant, even though the rest of the app can remain on the free tier.  </w:t>
      </w:r>
      <w:r w:rsidRPr="00A47EA9">
        <w:rPr>
          <w:i/>
          <w:iCs/>
          <w:color w:val="555555"/>
          <w:shd w:val="clear" w:color="auto" w:fill="FFFF00"/>
        </w:rPr>
        <w:t>JK&gt;&gt; See above.</w:t>
      </w:r>
    </w:p>
    <w:p w14:paraId="7FB3F14E" w14:textId="77777777" w:rsidR="00A457C2" w:rsidRDefault="00A457C2" w:rsidP="00A457C2">
      <w:pPr>
        <w:pStyle w:val="Heading2"/>
        <w:spacing w:before="320" w:after="120"/>
      </w:pPr>
      <w:r>
        <w:rPr>
          <w:color w:val="1F4E5F"/>
        </w:rPr>
        <w:t>2. Capacity Planning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A457C2" w14:paraId="7D47A7CC" w14:textId="77777777" w:rsidTr="002967B3">
        <w:trPr>
          <w:tblHeader/>
        </w:trPr>
        <w:tc>
          <w:tcPr>
            <w:tcW w:w="2800" w:type="dxa"/>
            <w:shd w:val="clear" w:color="auto" w:fill="1F4E5F"/>
            <w:tcMar>
              <w:top w:w="100" w:type="dxa"/>
              <w:left w:w="120" w:type="dxa"/>
              <w:bottom w:w="100" w:type="dxa"/>
              <w:right w:w="120" w:type="dxa"/>
            </w:tcMar>
          </w:tcPr>
          <w:p w14:paraId="353D39B8" w14:textId="77777777" w:rsidR="00A457C2" w:rsidRDefault="00A457C2" w:rsidP="002967B3">
            <w:r>
              <w:rPr>
                <w:b/>
                <w:bCs/>
                <w:color w:val="FFFFFF"/>
              </w:rPr>
              <w:t>Open Item</w:t>
            </w:r>
          </w:p>
        </w:tc>
        <w:tc>
          <w:tcPr>
            <w:tcW w:w="6700" w:type="dxa"/>
            <w:shd w:val="clear" w:color="auto" w:fill="1F4E5F"/>
            <w:tcMar>
              <w:top w:w="100" w:type="dxa"/>
              <w:left w:w="120" w:type="dxa"/>
              <w:bottom w:w="100" w:type="dxa"/>
              <w:right w:w="120" w:type="dxa"/>
            </w:tcMar>
          </w:tcPr>
          <w:p w14:paraId="08DC0F67" w14:textId="77777777" w:rsidR="00A457C2" w:rsidRDefault="00A457C2" w:rsidP="002967B3">
            <w:r>
              <w:rPr>
                <w:b/>
                <w:bCs/>
                <w:color w:val="FFFFFF"/>
              </w:rPr>
              <w:t>Response / Confirmation</w:t>
            </w:r>
          </w:p>
        </w:tc>
      </w:tr>
      <w:tr w:rsidR="00A457C2" w14:paraId="11AED168" w14:textId="77777777" w:rsidTr="002967B3">
        <w:tc>
          <w:tcPr>
            <w:tcW w:w="2800" w:type="dxa"/>
            <w:tcMar>
              <w:top w:w="100" w:type="dxa"/>
              <w:left w:w="120" w:type="dxa"/>
              <w:bottom w:w="100" w:type="dxa"/>
              <w:right w:w="120" w:type="dxa"/>
            </w:tcMar>
          </w:tcPr>
          <w:p w14:paraId="40FD44F4" w14:textId="77777777" w:rsidR="00A457C2" w:rsidRDefault="00A457C2" w:rsidP="002967B3">
            <w:r>
              <w:rPr>
                <w:b/>
                <w:bCs/>
              </w:rPr>
              <w:t>Capacity planning</w:t>
            </w:r>
          </w:p>
        </w:tc>
        <w:tc>
          <w:tcPr>
            <w:tcW w:w="6700" w:type="dxa"/>
            <w:tcMar>
              <w:top w:w="100" w:type="dxa"/>
              <w:left w:w="120" w:type="dxa"/>
              <w:bottom w:w="100" w:type="dxa"/>
              <w:right w:w="120" w:type="dxa"/>
            </w:tcMar>
          </w:tcPr>
          <w:p w14:paraId="4F4B2A9E" w14:textId="77777777" w:rsidR="00A457C2" w:rsidRDefault="00A457C2" w:rsidP="002967B3">
            <w:r>
              <w:t xml:space="preserve">Free-tier limits: </w:t>
            </w:r>
            <w:proofErr w:type="spellStart"/>
            <w:r>
              <w:t>Vercel</w:t>
            </w:r>
            <w:proofErr w:type="spellEnd"/>
            <w:r>
              <w:t xml:space="preserve"> — 100 GB bandwidth/month; </w:t>
            </w:r>
            <w:proofErr w:type="spellStart"/>
            <w:r>
              <w:t>Supabase</w:t>
            </w:r>
            <w:proofErr w:type="spellEnd"/>
            <w:r>
              <w:t xml:space="preserve"> — 500 MB database + 50,000 monthly active users + 5 GB bandwidth/month. The app will be monitored as user numbers grow, and migration to paid tiers will be prepared in advance so there's no disruption if the free limits are approached.</w:t>
            </w:r>
          </w:p>
        </w:tc>
      </w:tr>
    </w:tbl>
    <w:p w14:paraId="7AA44CBB" w14:textId="77777777" w:rsidR="00A457C2" w:rsidRDefault="00A457C2" w:rsidP="00A457C2">
      <w:pPr>
        <w:pStyle w:val="Heading2"/>
        <w:spacing w:before="320" w:after="120"/>
      </w:pPr>
      <w:r>
        <w:rPr>
          <w:color w:val="1F4E5F"/>
        </w:rPr>
        <w:t>3. Ownership &amp; Support SLA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A457C2" w14:paraId="339F9776" w14:textId="77777777" w:rsidTr="002967B3">
        <w:trPr>
          <w:tblHeader/>
        </w:trPr>
        <w:tc>
          <w:tcPr>
            <w:tcW w:w="2800" w:type="dxa"/>
            <w:shd w:val="clear" w:color="auto" w:fill="1F4E5F"/>
            <w:tcMar>
              <w:top w:w="100" w:type="dxa"/>
              <w:left w:w="120" w:type="dxa"/>
              <w:bottom w:w="100" w:type="dxa"/>
              <w:right w:w="120" w:type="dxa"/>
            </w:tcMar>
          </w:tcPr>
          <w:p w14:paraId="0C20ACDB" w14:textId="77777777" w:rsidR="00A457C2" w:rsidRDefault="00A457C2" w:rsidP="002967B3">
            <w:r>
              <w:rPr>
                <w:b/>
                <w:bCs/>
                <w:color w:val="FFFFFF"/>
              </w:rPr>
              <w:t>Open Item</w:t>
            </w:r>
          </w:p>
        </w:tc>
        <w:tc>
          <w:tcPr>
            <w:tcW w:w="6700" w:type="dxa"/>
            <w:shd w:val="clear" w:color="auto" w:fill="1F4E5F"/>
            <w:tcMar>
              <w:top w:w="100" w:type="dxa"/>
              <w:left w:w="120" w:type="dxa"/>
              <w:bottom w:w="100" w:type="dxa"/>
              <w:right w:w="120" w:type="dxa"/>
            </w:tcMar>
          </w:tcPr>
          <w:p w14:paraId="5C93F80B" w14:textId="77777777" w:rsidR="00A457C2" w:rsidRDefault="00A457C2" w:rsidP="002967B3">
            <w:r>
              <w:rPr>
                <w:b/>
                <w:bCs/>
                <w:color w:val="FFFFFF"/>
              </w:rPr>
              <w:t>Response / Confirmation</w:t>
            </w:r>
          </w:p>
        </w:tc>
      </w:tr>
      <w:tr w:rsidR="00A457C2" w14:paraId="50522990" w14:textId="77777777" w:rsidTr="002967B3">
        <w:tc>
          <w:tcPr>
            <w:tcW w:w="2800" w:type="dxa"/>
            <w:tcMar>
              <w:top w:w="100" w:type="dxa"/>
              <w:left w:w="120" w:type="dxa"/>
              <w:bottom w:w="100" w:type="dxa"/>
              <w:right w:w="120" w:type="dxa"/>
            </w:tcMar>
          </w:tcPr>
          <w:p w14:paraId="0C825F10" w14:textId="77777777" w:rsidR="00A457C2" w:rsidRDefault="00A457C2" w:rsidP="002967B3">
            <w:r>
              <w:rPr>
                <w:b/>
                <w:bCs/>
              </w:rPr>
              <w:t>Full ownership after payment</w:t>
            </w:r>
          </w:p>
        </w:tc>
        <w:tc>
          <w:tcPr>
            <w:tcW w:w="6700" w:type="dxa"/>
            <w:tcMar>
              <w:top w:w="100" w:type="dxa"/>
              <w:left w:w="120" w:type="dxa"/>
              <w:bottom w:w="100" w:type="dxa"/>
              <w:right w:w="120" w:type="dxa"/>
            </w:tcMar>
          </w:tcPr>
          <w:p w14:paraId="0085B073" w14:textId="77777777" w:rsidR="00A457C2" w:rsidRDefault="00A457C2" w:rsidP="002967B3">
            <w:r>
              <w:t>Confirmed — after final payment, Joy will have full ownership of the source code, design, written content, mood/action database &amp; content, and all commercial rights.</w:t>
            </w:r>
          </w:p>
          <w:p w14:paraId="23CED1C5" w14:textId="77777777" w:rsidR="00A457C2" w:rsidRDefault="00A457C2" w:rsidP="002967B3">
            <w:r w:rsidRPr="00A47EA9">
              <w:rPr>
                <w:shd w:val="clear" w:color="auto" w:fill="FFFF00"/>
              </w:rPr>
              <w:t>JK&gt;&gt; What final payment do you mean? I already paid</w:t>
            </w:r>
            <w:r>
              <w:rPr>
                <w:shd w:val="clear" w:color="auto" w:fill="FFFF00"/>
              </w:rPr>
              <w:t xml:space="preserve"> for the development</w:t>
            </w:r>
            <w:r w:rsidRPr="00A47EA9">
              <w:rPr>
                <w:shd w:val="clear" w:color="auto" w:fill="FFFF00"/>
              </w:rPr>
              <w:t>.</w:t>
            </w:r>
            <w:r>
              <w:t xml:space="preserve"> </w:t>
            </w:r>
          </w:p>
        </w:tc>
      </w:tr>
      <w:tr w:rsidR="00A457C2" w14:paraId="2ECE3980" w14:textId="77777777" w:rsidTr="002967B3">
        <w:tc>
          <w:tcPr>
            <w:tcW w:w="2800" w:type="dxa"/>
            <w:tcMar>
              <w:top w:w="100" w:type="dxa"/>
              <w:left w:w="120" w:type="dxa"/>
              <w:bottom w:w="100" w:type="dxa"/>
              <w:right w:w="120" w:type="dxa"/>
            </w:tcMar>
          </w:tcPr>
          <w:p w14:paraId="7B116B16" w14:textId="77777777" w:rsidR="00A457C2" w:rsidRDefault="00A457C2" w:rsidP="002967B3">
            <w:r>
              <w:rPr>
                <w:b/>
                <w:bCs/>
              </w:rPr>
              <w:t>Maintenance price</w:t>
            </w:r>
          </w:p>
        </w:tc>
        <w:tc>
          <w:tcPr>
            <w:tcW w:w="6700" w:type="dxa"/>
            <w:tcMar>
              <w:top w:w="100" w:type="dxa"/>
              <w:left w:w="120" w:type="dxa"/>
              <w:bottom w:w="100" w:type="dxa"/>
              <w:right w:w="120" w:type="dxa"/>
            </w:tcMar>
          </w:tcPr>
          <w:p w14:paraId="6646378E" w14:textId="77777777" w:rsidR="00A457C2" w:rsidRDefault="00A457C2" w:rsidP="002967B3">
            <w:r>
              <w:t>No additional cost — maintenance is included.</w:t>
            </w:r>
          </w:p>
        </w:tc>
      </w:tr>
      <w:tr w:rsidR="00A457C2" w14:paraId="4BEFC9DB" w14:textId="77777777" w:rsidTr="002967B3">
        <w:tc>
          <w:tcPr>
            <w:tcW w:w="2800" w:type="dxa"/>
            <w:tcMar>
              <w:top w:w="100" w:type="dxa"/>
              <w:left w:w="120" w:type="dxa"/>
              <w:bottom w:w="100" w:type="dxa"/>
              <w:right w:w="120" w:type="dxa"/>
            </w:tcMar>
          </w:tcPr>
          <w:p w14:paraId="3880A118" w14:textId="77777777" w:rsidR="00A457C2" w:rsidRDefault="00A457C2" w:rsidP="002967B3">
            <w:r>
              <w:rPr>
                <w:b/>
                <w:bCs/>
              </w:rPr>
              <w:t xml:space="preserve">Faster live-bug SLA (24 </w:t>
            </w:r>
            <w:proofErr w:type="spellStart"/>
            <w:r>
              <w:rPr>
                <w:b/>
                <w:bCs/>
              </w:rPr>
              <w:t>hrs</w:t>
            </w:r>
            <w:proofErr w:type="spellEnd"/>
            <w:r>
              <w:rPr>
                <w:b/>
                <w:bCs/>
              </w:rPr>
              <w:t xml:space="preserve"> high priority / 48 </w:t>
            </w:r>
            <w:proofErr w:type="spellStart"/>
            <w:r>
              <w:rPr>
                <w:b/>
                <w:bCs/>
              </w:rPr>
              <w:t>hrs</w:t>
            </w:r>
            <w:proofErr w:type="spellEnd"/>
            <w:r>
              <w:rPr>
                <w:b/>
                <w:bCs/>
              </w:rPr>
              <w:t xml:space="preserve"> low priority)</w:t>
            </w:r>
          </w:p>
        </w:tc>
        <w:tc>
          <w:tcPr>
            <w:tcW w:w="6700" w:type="dxa"/>
            <w:tcMar>
              <w:top w:w="100" w:type="dxa"/>
              <w:left w:w="120" w:type="dxa"/>
              <w:bottom w:w="100" w:type="dxa"/>
              <w:right w:w="120" w:type="dxa"/>
            </w:tcMar>
          </w:tcPr>
          <w:p w14:paraId="39B0D509" w14:textId="77777777" w:rsidR="00A457C2" w:rsidRDefault="00A457C2" w:rsidP="002967B3">
            <w:r>
              <w:t xml:space="preserve">Confirmed </w:t>
            </w:r>
            <w:proofErr w:type="gramStart"/>
            <w:r>
              <w:t>possible, and</w:t>
            </w:r>
            <w:proofErr w:type="gramEnd"/>
            <w:r>
              <w:t xml:space="preserve"> included at no extra cost — high-priority live bugs will be fixed within 24 hours, low-priority issues within 48 hours.</w:t>
            </w:r>
          </w:p>
          <w:p w14:paraId="4FE98067" w14:textId="77777777" w:rsidR="00A457C2" w:rsidRDefault="00A457C2" w:rsidP="002967B3">
            <w:r w:rsidRPr="00A47EA9">
              <w:rPr>
                <w:shd w:val="clear" w:color="auto" w:fill="FFFF00"/>
              </w:rPr>
              <w:t>JK&gt;&gt; Awesome! Thank you very much!</w:t>
            </w:r>
          </w:p>
        </w:tc>
      </w:tr>
    </w:tbl>
    <w:p w14:paraId="491FB99D" w14:textId="77777777" w:rsidR="00A457C2" w:rsidRDefault="00A457C2" w:rsidP="00A457C2">
      <w:pPr>
        <w:pStyle w:val="Heading2"/>
        <w:spacing w:before="320" w:after="120"/>
      </w:pPr>
      <w:r>
        <w:rPr>
          <w:color w:val="1F4E5F"/>
        </w:rPr>
        <w:t>4. Feature &amp; Cost Checklist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A457C2" w14:paraId="4757E688" w14:textId="77777777" w:rsidTr="002967B3">
        <w:trPr>
          <w:tblHeader/>
        </w:trPr>
        <w:tc>
          <w:tcPr>
            <w:tcW w:w="2800" w:type="dxa"/>
            <w:shd w:val="clear" w:color="auto" w:fill="1F4E5F"/>
            <w:tcMar>
              <w:top w:w="100" w:type="dxa"/>
              <w:left w:w="120" w:type="dxa"/>
              <w:bottom w:w="100" w:type="dxa"/>
              <w:right w:w="120" w:type="dxa"/>
            </w:tcMar>
          </w:tcPr>
          <w:p w14:paraId="61209AD1" w14:textId="77777777" w:rsidR="00A457C2" w:rsidRDefault="00A457C2" w:rsidP="002967B3">
            <w:r>
              <w:rPr>
                <w:b/>
                <w:bCs/>
                <w:color w:val="FFFFFF"/>
              </w:rPr>
              <w:t>Open Item</w:t>
            </w:r>
          </w:p>
        </w:tc>
        <w:tc>
          <w:tcPr>
            <w:tcW w:w="6700" w:type="dxa"/>
            <w:shd w:val="clear" w:color="auto" w:fill="1F4E5F"/>
            <w:tcMar>
              <w:top w:w="100" w:type="dxa"/>
              <w:left w:w="120" w:type="dxa"/>
              <w:bottom w:w="100" w:type="dxa"/>
              <w:right w:w="120" w:type="dxa"/>
            </w:tcMar>
          </w:tcPr>
          <w:p w14:paraId="3AE03B83" w14:textId="77777777" w:rsidR="00A457C2" w:rsidRDefault="00A457C2" w:rsidP="002967B3">
            <w:r>
              <w:rPr>
                <w:b/>
                <w:bCs/>
                <w:color w:val="FFFFFF"/>
              </w:rPr>
              <w:t>Response / Confirmation</w:t>
            </w:r>
          </w:p>
        </w:tc>
      </w:tr>
      <w:tr w:rsidR="00A457C2" w14:paraId="1F347535" w14:textId="77777777" w:rsidTr="002967B3">
        <w:tc>
          <w:tcPr>
            <w:tcW w:w="2800" w:type="dxa"/>
            <w:tcMar>
              <w:top w:w="100" w:type="dxa"/>
              <w:left w:w="120" w:type="dxa"/>
              <w:bottom w:w="100" w:type="dxa"/>
              <w:right w:w="120" w:type="dxa"/>
            </w:tcMar>
          </w:tcPr>
          <w:p w14:paraId="1233D65C" w14:textId="77777777" w:rsidR="00A457C2" w:rsidRDefault="00A457C2" w:rsidP="002967B3">
            <w:r>
              <w:rPr>
                <w:b/>
                <w:bCs/>
              </w:rPr>
              <w:t>Bug fixes</w:t>
            </w:r>
          </w:p>
        </w:tc>
        <w:tc>
          <w:tcPr>
            <w:tcW w:w="6700" w:type="dxa"/>
            <w:tcMar>
              <w:top w:w="100" w:type="dxa"/>
              <w:left w:w="120" w:type="dxa"/>
              <w:bottom w:w="100" w:type="dxa"/>
              <w:right w:w="120" w:type="dxa"/>
            </w:tcMar>
          </w:tcPr>
          <w:p w14:paraId="69B350ED" w14:textId="77777777" w:rsidR="00A457C2" w:rsidRDefault="00A457C2" w:rsidP="002967B3">
            <w:r>
              <w:t>Included after launch at no additional cost, as part of the free maintenance included above.</w:t>
            </w:r>
          </w:p>
        </w:tc>
      </w:tr>
      <w:tr w:rsidR="00A457C2" w14:paraId="04D144F6" w14:textId="77777777" w:rsidTr="002967B3">
        <w:tc>
          <w:tcPr>
            <w:tcW w:w="2800" w:type="dxa"/>
            <w:tcMar>
              <w:top w:w="100" w:type="dxa"/>
              <w:left w:w="120" w:type="dxa"/>
              <w:bottom w:w="100" w:type="dxa"/>
              <w:right w:w="120" w:type="dxa"/>
            </w:tcMar>
          </w:tcPr>
          <w:p w14:paraId="3A813551" w14:textId="77777777" w:rsidR="00A457C2" w:rsidRDefault="00A457C2" w:rsidP="002967B3">
            <w:r>
              <w:rPr>
                <w:b/>
                <w:bCs/>
              </w:rPr>
              <w:t>Adding more actions (+25 per mood)</w:t>
            </w:r>
          </w:p>
        </w:tc>
        <w:tc>
          <w:tcPr>
            <w:tcW w:w="6700" w:type="dxa"/>
            <w:tcMar>
              <w:top w:w="100" w:type="dxa"/>
              <w:left w:w="120" w:type="dxa"/>
              <w:bottom w:w="100" w:type="dxa"/>
              <w:right w:w="120" w:type="dxa"/>
            </w:tcMar>
          </w:tcPr>
          <w:p w14:paraId="74A12634" w14:textId="77777777" w:rsidR="00A457C2" w:rsidRDefault="00A457C2" w:rsidP="002967B3">
            <w:r w:rsidRPr="00421757">
              <w:rPr>
                <w:shd w:val="clear" w:color="auto" w:fill="FFFF00"/>
              </w:rPr>
              <w:t>To be confirmed</w:t>
            </w:r>
            <w:r>
              <w:t xml:space="preserve"> — exact cost for adding 25 more actions per mood will be shared separately once scoped. </w:t>
            </w:r>
          </w:p>
          <w:p w14:paraId="09E72DB6" w14:textId="1D2C1C40" w:rsidR="00A457C2" w:rsidRDefault="00A457C2" w:rsidP="002967B3">
            <w:r w:rsidRPr="00A457C2">
              <w:rPr>
                <w:shd w:val="clear" w:color="auto" w:fill="FFFF00"/>
              </w:rPr>
              <w:t>JK&gt;&gt; Adding more actions means technical loading/importing of content supplied by Joy.</w:t>
            </w:r>
          </w:p>
        </w:tc>
      </w:tr>
      <w:tr w:rsidR="00A457C2" w14:paraId="51D193BD" w14:textId="77777777" w:rsidTr="002967B3">
        <w:tc>
          <w:tcPr>
            <w:tcW w:w="2800" w:type="dxa"/>
            <w:tcMar>
              <w:top w:w="100" w:type="dxa"/>
              <w:left w:w="120" w:type="dxa"/>
              <w:bottom w:w="100" w:type="dxa"/>
              <w:right w:w="120" w:type="dxa"/>
            </w:tcMar>
          </w:tcPr>
          <w:p w14:paraId="6B4F3A6D" w14:textId="77777777" w:rsidR="00A457C2" w:rsidRDefault="00A457C2" w:rsidP="002967B3">
            <w:r>
              <w:rPr>
                <w:b/>
                <w:bCs/>
              </w:rPr>
              <w:t>30-day PDF launch</w:t>
            </w:r>
          </w:p>
        </w:tc>
        <w:tc>
          <w:tcPr>
            <w:tcW w:w="6700" w:type="dxa"/>
            <w:tcMar>
              <w:top w:w="100" w:type="dxa"/>
              <w:left w:w="120" w:type="dxa"/>
              <w:bottom w:w="100" w:type="dxa"/>
              <w:right w:w="120" w:type="dxa"/>
            </w:tcMar>
          </w:tcPr>
          <w:p w14:paraId="0FCF3C5B" w14:textId="77777777" w:rsidR="00A457C2" w:rsidRDefault="00A457C2" w:rsidP="002967B3">
            <w:pPr>
              <w:rPr>
                <w:ins w:id="242" w:author="joykonta@gmail.com" w:date="2026-07-27T16:32:00Z" w16du:dateUtc="2026-07-27T06:32:00Z"/>
              </w:rPr>
            </w:pPr>
            <w:r w:rsidRPr="00421757">
              <w:rPr>
                <w:shd w:val="clear" w:color="auto" w:fill="FFFF00"/>
              </w:rPr>
              <w:t>To be confirmed</w:t>
            </w:r>
            <w:r>
              <w:t xml:space="preserve"> — cost/timeframe if this is not part of the initial launch will be shared separately.</w:t>
            </w:r>
          </w:p>
          <w:p w14:paraId="5981561E" w14:textId="2946B27B" w:rsidR="005873A4" w:rsidRDefault="00252999" w:rsidP="002967B3">
            <w:ins w:id="243" w:author="joykonta@gmail.com" w:date="2026-07-27T16:34:00Z" w16du:dateUtc="2026-07-27T06:34:00Z">
              <w:r>
                <w:t xml:space="preserve">JK&gt;&gt; </w:t>
              </w:r>
            </w:ins>
            <w:ins w:id="244" w:author="joykonta@gmail.com" w:date="2026-07-27T16:32:00Z" w16du:dateUtc="2026-07-27T06:32:00Z">
              <w:r w:rsidR="005873A4">
                <w:t xml:space="preserve">Your accepted quote says “future-ready database for 30-day mood tracking and PDF reports” and “mood system supporting up to 30 actions per mood.”  / </w:t>
              </w:r>
              <w:r w:rsidR="005873A4" w:rsidRPr="005873A4">
                <w:rPr>
                  <w:shd w:val="clear" w:color="auto" w:fill="FFFF00"/>
                  <w:rPrChange w:id="245" w:author="joykonta@gmail.com" w:date="2026-07-27T16:33:00Z" w16du:dateUtc="2026-07-27T06:33:00Z">
                    <w:rPr/>
                  </w:rPrChange>
                </w:rPr>
                <w:t xml:space="preserve">Please confirm exactly what this means. Is the current paid </w:t>
              </w:r>
              <w:r w:rsidR="005873A4" w:rsidRPr="005873A4">
                <w:rPr>
                  <w:shd w:val="clear" w:color="auto" w:fill="FFFF00"/>
                  <w:rPrChange w:id="246" w:author="joykonta@gmail.com" w:date="2026-07-27T16:33:00Z" w16du:dateUtc="2026-07-27T06:33:00Z">
                    <w:rPr/>
                  </w:rPrChange>
                </w:rPr>
                <w:lastRenderedPageBreak/>
                <w:t>order only building the structure for a future 30-day product, or are you also building the full 30-day PDF product now so it can simply be activated later?</w:t>
              </w:r>
            </w:ins>
            <w:ins w:id="247" w:author="joykonta@gmail.com" w:date="2026-07-27T16:34:00Z" w16du:dateUtc="2026-07-27T06:34:00Z">
              <w:r>
                <w:rPr>
                  <w:shd w:val="clear" w:color="auto" w:fill="FFFF00"/>
                </w:rPr>
                <w:t xml:space="preserve"> </w:t>
              </w:r>
              <w:r w:rsidRPr="00252999">
                <w:rPr>
                  <w:highlight w:val="yellow"/>
                  <w:rPrChange w:id="248" w:author="joykonta@gmail.com" w:date="2026-07-27T16:34:00Z" w16du:dateUtc="2026-07-27T06:34:00Z">
                    <w:rPr/>
                  </w:rPrChange>
                </w:rPr>
                <w:t>If activating the 30-day paid PDF later will cost extra, please tell me the estimated fixed price and timeframe now.</w:t>
              </w:r>
            </w:ins>
          </w:p>
        </w:tc>
      </w:tr>
      <w:tr w:rsidR="00A457C2" w14:paraId="2517A31D" w14:textId="77777777" w:rsidTr="002967B3">
        <w:tc>
          <w:tcPr>
            <w:tcW w:w="2800" w:type="dxa"/>
            <w:tcMar>
              <w:top w:w="100" w:type="dxa"/>
              <w:left w:w="120" w:type="dxa"/>
              <w:bottom w:w="100" w:type="dxa"/>
              <w:right w:w="120" w:type="dxa"/>
            </w:tcMar>
          </w:tcPr>
          <w:p w14:paraId="701DA781" w14:textId="77777777" w:rsidR="00A457C2" w:rsidRDefault="00A457C2" w:rsidP="002967B3">
            <w:r>
              <w:rPr>
                <w:b/>
                <w:bCs/>
              </w:rPr>
              <w:lastRenderedPageBreak/>
              <w:t>Search Console issues</w:t>
            </w:r>
          </w:p>
        </w:tc>
        <w:tc>
          <w:tcPr>
            <w:tcW w:w="6700" w:type="dxa"/>
            <w:tcMar>
              <w:top w:w="100" w:type="dxa"/>
              <w:left w:w="120" w:type="dxa"/>
              <w:bottom w:w="100" w:type="dxa"/>
              <w:right w:w="120" w:type="dxa"/>
            </w:tcMar>
          </w:tcPr>
          <w:p w14:paraId="3CAFE4A4" w14:textId="77777777" w:rsidR="00A457C2" w:rsidRDefault="00A457C2" w:rsidP="002967B3">
            <w:r w:rsidRPr="00421757">
              <w:rPr>
                <w:shd w:val="clear" w:color="auto" w:fill="FFFF00"/>
              </w:rPr>
              <w:t>To be confirmed</w:t>
            </w:r>
            <w:r>
              <w:t xml:space="preserve"> — whether ongoing monitoring/fixing of indexing or technical SEO errors is included or a separate add-on.</w:t>
            </w:r>
          </w:p>
          <w:p w14:paraId="42E34D42" w14:textId="77777777" w:rsidR="00A457C2" w:rsidRDefault="00A457C2" w:rsidP="002967B3">
            <w:r w:rsidRPr="00421757">
              <w:rPr>
                <w:shd w:val="clear" w:color="auto" w:fill="FFFF00"/>
              </w:rPr>
              <w:t xml:space="preserve">JK&gt;&gt; </w:t>
            </w:r>
            <w:r w:rsidRPr="00421757">
              <w:rPr>
                <w:rStyle w:val="Strong"/>
                <w:shd w:val="clear" w:color="auto" w:fill="FFFF00"/>
              </w:rPr>
              <w:t>Google Search Console after launch:</w:t>
            </w:r>
            <w:r w:rsidRPr="00421757">
              <w:rPr>
                <w:shd w:val="clear" w:color="auto" w:fill="FFFF00"/>
              </w:rPr>
              <w:t xml:space="preserve"> Initial Search Console setup, sitemap submission and indexing request are included. </w:t>
            </w:r>
            <w:proofErr w:type="spellStart"/>
            <w:r w:rsidRPr="00421757">
              <w:rPr>
                <w:shd w:val="clear" w:color="auto" w:fill="FFFF00"/>
              </w:rPr>
              <w:t>DigitalWorkify</w:t>
            </w:r>
            <w:proofErr w:type="spellEnd"/>
            <w:r w:rsidRPr="00421757">
              <w:rPr>
                <w:shd w:val="clear" w:color="auto" w:fill="FFFF00"/>
              </w:rPr>
              <w:t xml:space="preserve"> should confirm whether checking and fixing post-launch Search Console errors during the first year is included in the free support, or only handled when specifically requested.</w:t>
            </w:r>
          </w:p>
        </w:tc>
      </w:tr>
      <w:tr w:rsidR="00A457C2" w14:paraId="7EA16447" w14:textId="77777777" w:rsidTr="002967B3">
        <w:tc>
          <w:tcPr>
            <w:tcW w:w="2800" w:type="dxa"/>
            <w:tcMar>
              <w:top w:w="100" w:type="dxa"/>
              <w:left w:w="120" w:type="dxa"/>
              <w:bottom w:w="100" w:type="dxa"/>
              <w:right w:w="120" w:type="dxa"/>
            </w:tcMar>
          </w:tcPr>
          <w:p w14:paraId="16D9439D" w14:textId="77777777" w:rsidR="00A457C2" w:rsidRDefault="00A457C2" w:rsidP="002967B3">
            <w:r>
              <w:rPr>
                <w:b/>
                <w:bCs/>
              </w:rPr>
              <w:t>AdSense integration later</w:t>
            </w:r>
          </w:p>
        </w:tc>
        <w:tc>
          <w:tcPr>
            <w:tcW w:w="6700" w:type="dxa"/>
            <w:tcMar>
              <w:top w:w="100" w:type="dxa"/>
              <w:left w:w="120" w:type="dxa"/>
              <w:bottom w:w="100" w:type="dxa"/>
              <w:right w:w="120" w:type="dxa"/>
            </w:tcMar>
          </w:tcPr>
          <w:p w14:paraId="28039ABB" w14:textId="77777777" w:rsidR="00A457C2" w:rsidRDefault="00A457C2" w:rsidP="002967B3">
            <w:r w:rsidRPr="00421757">
              <w:rPr>
                <w:shd w:val="clear" w:color="auto" w:fill="FFFF00"/>
              </w:rPr>
              <w:t>To be confirmed</w:t>
            </w:r>
            <w:r>
              <w:t xml:space="preserve"> — whether adding AdSense code later is included or a separate task.</w:t>
            </w:r>
          </w:p>
          <w:p w14:paraId="2D53B05B" w14:textId="77777777" w:rsidR="00A457C2" w:rsidRDefault="00A457C2" w:rsidP="002967B3">
            <w:r w:rsidRPr="00421757">
              <w:rPr>
                <w:highlight w:val="yellow"/>
              </w:rPr>
              <w:t xml:space="preserve">JK&gt;&gt; </w:t>
            </w:r>
            <w:r w:rsidRPr="00421757">
              <w:rPr>
                <w:rStyle w:val="Strong"/>
                <w:highlight w:val="yellow"/>
              </w:rPr>
              <w:t>AdSense:</w:t>
            </w:r>
            <w:r w:rsidRPr="00421757">
              <w:rPr>
                <w:highlight w:val="yellow"/>
              </w:rPr>
              <w:t xml:space="preserve"> </w:t>
            </w:r>
            <w:proofErr w:type="spellStart"/>
            <w:r w:rsidRPr="00421757">
              <w:rPr>
                <w:highlight w:val="yellow"/>
              </w:rPr>
              <w:t>DitialWorkify</w:t>
            </w:r>
            <w:proofErr w:type="spellEnd"/>
            <w:r w:rsidRPr="00421757">
              <w:rPr>
                <w:highlight w:val="yellow"/>
              </w:rPr>
              <w:t xml:space="preserve"> will prepare the site to be AdSense-ready at launch, including suitable structure, required pages, original content, and space for ads. AdSense approval is not guaranteed. After Google approves the site, developer should confirm whether adding the AdSense code is included under the 1-year free support or treated as a separate update.</w:t>
            </w:r>
          </w:p>
        </w:tc>
      </w:tr>
      <w:tr w:rsidR="00A457C2" w14:paraId="7AB4E4A4" w14:textId="77777777" w:rsidTr="002967B3">
        <w:tc>
          <w:tcPr>
            <w:tcW w:w="2800" w:type="dxa"/>
            <w:tcMar>
              <w:top w:w="100" w:type="dxa"/>
              <w:left w:w="120" w:type="dxa"/>
              <w:bottom w:w="100" w:type="dxa"/>
              <w:right w:w="120" w:type="dxa"/>
            </w:tcMar>
          </w:tcPr>
          <w:p w14:paraId="1090F41A" w14:textId="77777777" w:rsidR="00A457C2" w:rsidRDefault="00A457C2" w:rsidP="002967B3">
            <w:r>
              <w:rPr>
                <w:b/>
                <w:bCs/>
              </w:rPr>
              <w:t>Hosting upgrades</w:t>
            </w:r>
          </w:p>
        </w:tc>
        <w:tc>
          <w:tcPr>
            <w:tcW w:w="6700" w:type="dxa"/>
            <w:tcMar>
              <w:top w:w="100" w:type="dxa"/>
              <w:left w:w="120" w:type="dxa"/>
              <w:bottom w:w="100" w:type="dxa"/>
              <w:right w:w="120" w:type="dxa"/>
            </w:tcMar>
          </w:tcPr>
          <w:p w14:paraId="23F14A1C" w14:textId="77777777" w:rsidR="00A457C2" w:rsidRDefault="00A457C2" w:rsidP="002967B3">
            <w:r>
              <w:t xml:space="preserve">No cost while on free tier. If/when </w:t>
            </w:r>
            <w:proofErr w:type="spellStart"/>
            <w:r>
              <w:t>Vercel</w:t>
            </w:r>
            <w:proofErr w:type="spellEnd"/>
            <w:r>
              <w:t xml:space="preserve"> Pro or </w:t>
            </w:r>
            <w:proofErr w:type="spellStart"/>
            <w:r>
              <w:t>Supabase</w:t>
            </w:r>
            <w:proofErr w:type="spellEnd"/>
            <w:r>
              <w:t xml:space="preserve"> Pro is needed, cost will be </w:t>
            </w:r>
            <w:proofErr w:type="spellStart"/>
            <w:r>
              <w:t>Vercel</w:t>
            </w:r>
            <w:proofErr w:type="spellEnd"/>
            <w:r>
              <w:t xml:space="preserve"> Pro ≈ $20/month and/or </w:t>
            </w:r>
            <w:proofErr w:type="spellStart"/>
            <w:r>
              <w:t>Supabase</w:t>
            </w:r>
            <w:proofErr w:type="spellEnd"/>
            <w:r>
              <w:t xml:space="preserve"> Pro ≈ $25/month — shared as a separate quote, not part of the initial project cost, and only actioned with Joy's approval.</w:t>
            </w:r>
          </w:p>
        </w:tc>
      </w:tr>
      <w:tr w:rsidR="00A457C2" w14:paraId="49E0F02F" w14:textId="77777777" w:rsidTr="002967B3">
        <w:tc>
          <w:tcPr>
            <w:tcW w:w="2800" w:type="dxa"/>
            <w:shd w:val="clear" w:color="auto" w:fill="FFFF00"/>
            <w:tcMar>
              <w:top w:w="100" w:type="dxa"/>
              <w:left w:w="120" w:type="dxa"/>
              <w:bottom w:w="100" w:type="dxa"/>
              <w:right w:w="120" w:type="dxa"/>
            </w:tcMar>
          </w:tcPr>
          <w:p w14:paraId="08B46AEE" w14:textId="77777777" w:rsidR="00A457C2" w:rsidRPr="00A457C2" w:rsidRDefault="00A457C2" w:rsidP="002967B3">
            <w:pPr>
              <w:rPr>
                <w:b/>
                <w:bCs/>
              </w:rPr>
            </w:pPr>
            <w:r w:rsidRPr="00A457C2">
              <w:rPr>
                <w:b/>
                <w:bCs/>
              </w:rPr>
              <w:t>Google Analytics conversion tracking</w:t>
            </w:r>
          </w:p>
        </w:tc>
        <w:tc>
          <w:tcPr>
            <w:tcW w:w="6700" w:type="dxa"/>
            <w:shd w:val="clear" w:color="auto" w:fill="FFFF00"/>
            <w:tcMar>
              <w:top w:w="100" w:type="dxa"/>
              <w:left w:w="120" w:type="dxa"/>
              <w:bottom w:w="100" w:type="dxa"/>
              <w:right w:w="120" w:type="dxa"/>
            </w:tcMar>
          </w:tcPr>
          <w:p w14:paraId="13C671C1" w14:textId="77777777" w:rsidR="00CF18B2" w:rsidRDefault="00A457C2" w:rsidP="002967B3">
            <w:r>
              <w:t xml:space="preserve">Google Analytics should track important conversion events: </w:t>
            </w:r>
          </w:p>
          <w:p w14:paraId="1340C351" w14:textId="77777777" w:rsidR="00CF18B2" w:rsidRDefault="00A457C2" w:rsidP="00CF18B2">
            <w:pPr>
              <w:pStyle w:val="ListParagraph"/>
              <w:numPr>
                <w:ilvl w:val="0"/>
                <w:numId w:val="13"/>
              </w:numPr>
            </w:pPr>
            <w:r>
              <w:t xml:space="preserve">mood tool use, </w:t>
            </w:r>
          </w:p>
          <w:p w14:paraId="0DDA87D1" w14:textId="77777777" w:rsidR="00CF18B2" w:rsidRDefault="00A457C2" w:rsidP="00CF18B2">
            <w:pPr>
              <w:pStyle w:val="ListParagraph"/>
              <w:numPr>
                <w:ilvl w:val="0"/>
                <w:numId w:val="13"/>
              </w:numPr>
            </w:pPr>
            <w:r>
              <w:t xml:space="preserve">profile creation, </w:t>
            </w:r>
          </w:p>
          <w:p w14:paraId="7410FA53" w14:textId="77777777" w:rsidR="00CF18B2" w:rsidRDefault="00A457C2" w:rsidP="00CF18B2">
            <w:pPr>
              <w:pStyle w:val="ListParagraph"/>
              <w:numPr>
                <w:ilvl w:val="0"/>
                <w:numId w:val="13"/>
              </w:numPr>
            </w:pPr>
            <w:r>
              <w:t xml:space="preserve">7 saved check-ins, </w:t>
            </w:r>
          </w:p>
          <w:p w14:paraId="6A57295F" w14:textId="77777777" w:rsidR="00CF18B2" w:rsidRDefault="00A457C2" w:rsidP="00CF18B2">
            <w:pPr>
              <w:pStyle w:val="ListParagraph"/>
              <w:numPr>
                <w:ilvl w:val="0"/>
                <w:numId w:val="13"/>
              </w:numPr>
            </w:pPr>
            <w:r>
              <w:t xml:space="preserve">paid PDF checkout started, </w:t>
            </w:r>
          </w:p>
          <w:p w14:paraId="6BB231C8" w14:textId="77777777" w:rsidR="00CF18B2" w:rsidRDefault="00A457C2" w:rsidP="00CF18B2">
            <w:pPr>
              <w:pStyle w:val="ListParagraph"/>
              <w:numPr>
                <w:ilvl w:val="0"/>
                <w:numId w:val="13"/>
              </w:numPr>
            </w:pPr>
            <w:r>
              <w:t xml:space="preserve">paid PDF purchase completed, </w:t>
            </w:r>
          </w:p>
          <w:p w14:paraId="0C76EFFA" w14:textId="2CDB149A" w:rsidR="00A457C2" w:rsidRDefault="00A457C2" w:rsidP="00CF18B2">
            <w:pPr>
              <w:pStyle w:val="ListParagraph"/>
              <w:numPr>
                <w:ilvl w:val="0"/>
                <w:numId w:val="13"/>
              </w:numPr>
            </w:pPr>
            <w:r>
              <w:t>and PDF delivery/download.</w:t>
            </w:r>
          </w:p>
        </w:tc>
      </w:tr>
    </w:tbl>
    <w:p w14:paraId="556B14EA" w14:textId="77777777" w:rsidR="00A457C2" w:rsidRDefault="00A457C2" w:rsidP="00A457C2">
      <w:pPr>
        <w:pStyle w:val="Heading2"/>
        <w:spacing w:before="320" w:after="120"/>
      </w:pPr>
      <w:r>
        <w:rPr>
          <w:color w:val="1F4E5F"/>
        </w:rPr>
        <w:t>5. Product Confirmations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A457C2" w14:paraId="5E79742B" w14:textId="77777777" w:rsidTr="002967B3">
        <w:trPr>
          <w:tblHeader/>
        </w:trPr>
        <w:tc>
          <w:tcPr>
            <w:tcW w:w="2800" w:type="dxa"/>
            <w:shd w:val="clear" w:color="auto" w:fill="1F4E5F"/>
            <w:tcMar>
              <w:top w:w="100" w:type="dxa"/>
              <w:left w:w="120" w:type="dxa"/>
              <w:bottom w:w="100" w:type="dxa"/>
              <w:right w:w="120" w:type="dxa"/>
            </w:tcMar>
          </w:tcPr>
          <w:p w14:paraId="080E26AF" w14:textId="77777777" w:rsidR="00A457C2" w:rsidRDefault="00A457C2" w:rsidP="002967B3">
            <w:r>
              <w:rPr>
                <w:b/>
                <w:bCs/>
                <w:color w:val="FFFFFF"/>
              </w:rPr>
              <w:t>Open Item</w:t>
            </w:r>
          </w:p>
        </w:tc>
        <w:tc>
          <w:tcPr>
            <w:tcW w:w="6700" w:type="dxa"/>
            <w:shd w:val="clear" w:color="auto" w:fill="1F4E5F"/>
            <w:tcMar>
              <w:top w:w="100" w:type="dxa"/>
              <w:left w:w="120" w:type="dxa"/>
              <w:bottom w:w="100" w:type="dxa"/>
              <w:right w:w="120" w:type="dxa"/>
            </w:tcMar>
          </w:tcPr>
          <w:p w14:paraId="21EEBA9A" w14:textId="77777777" w:rsidR="00A457C2" w:rsidRDefault="00A457C2" w:rsidP="002967B3">
            <w:r>
              <w:rPr>
                <w:b/>
                <w:bCs/>
                <w:color w:val="FFFFFF"/>
              </w:rPr>
              <w:t>Response / Confirmation</w:t>
            </w:r>
          </w:p>
        </w:tc>
      </w:tr>
      <w:tr w:rsidR="00A457C2" w14:paraId="5632DA57" w14:textId="77777777" w:rsidTr="002967B3">
        <w:tc>
          <w:tcPr>
            <w:tcW w:w="2800" w:type="dxa"/>
            <w:tcMar>
              <w:top w:w="100" w:type="dxa"/>
              <w:left w:w="120" w:type="dxa"/>
              <w:bottom w:w="100" w:type="dxa"/>
              <w:right w:w="120" w:type="dxa"/>
            </w:tcMar>
          </w:tcPr>
          <w:p w14:paraId="746A87BC" w14:textId="77777777" w:rsidR="00A457C2" w:rsidRDefault="00A457C2" w:rsidP="002967B3">
            <w:r>
              <w:rPr>
                <w:b/>
                <w:bCs/>
              </w:rPr>
              <w:t>30-day readiness (mood tracking + PDF reports)</w:t>
            </w:r>
          </w:p>
        </w:tc>
        <w:tc>
          <w:tcPr>
            <w:tcW w:w="6700" w:type="dxa"/>
            <w:tcMar>
              <w:top w:w="100" w:type="dxa"/>
              <w:left w:w="120" w:type="dxa"/>
              <w:bottom w:w="100" w:type="dxa"/>
              <w:right w:w="120" w:type="dxa"/>
            </w:tcMar>
          </w:tcPr>
          <w:p w14:paraId="35E629A3" w14:textId="77777777" w:rsidR="00A457C2" w:rsidRDefault="00A457C2" w:rsidP="002967B3">
            <w:r>
              <w:t>Confirmed — database is being built future-ready to support 30-day mood tracking and PDF report generation.</w:t>
            </w:r>
          </w:p>
          <w:p w14:paraId="59D8333F" w14:textId="77777777" w:rsidR="00A457C2" w:rsidRDefault="00A457C2" w:rsidP="002967B3">
            <w:r w:rsidRPr="00E93870">
              <w:rPr>
                <w:shd w:val="clear" w:color="auto" w:fill="FFFF00"/>
              </w:rPr>
              <w:t>JK&gt;&gt; Please provide an estimated fixed price and timeframe to activate the 30-day paid PDF product later, assuming the website/database is already built future-ready.</w:t>
            </w:r>
          </w:p>
        </w:tc>
      </w:tr>
      <w:tr w:rsidR="00A457C2" w14:paraId="489AAB8D" w14:textId="77777777" w:rsidTr="002967B3">
        <w:tc>
          <w:tcPr>
            <w:tcW w:w="2800" w:type="dxa"/>
            <w:tcMar>
              <w:top w:w="100" w:type="dxa"/>
              <w:left w:w="120" w:type="dxa"/>
              <w:bottom w:w="100" w:type="dxa"/>
              <w:right w:w="120" w:type="dxa"/>
            </w:tcMar>
          </w:tcPr>
          <w:p w14:paraId="77EF2F5E" w14:textId="77777777" w:rsidR="00A457C2" w:rsidRDefault="00A457C2" w:rsidP="002967B3">
            <w:r>
              <w:rPr>
                <w:b/>
                <w:bCs/>
              </w:rPr>
              <w:lastRenderedPageBreak/>
              <w:t>10 rotating actions per mood at launch</w:t>
            </w:r>
          </w:p>
        </w:tc>
        <w:tc>
          <w:tcPr>
            <w:tcW w:w="6700" w:type="dxa"/>
            <w:tcMar>
              <w:top w:w="100" w:type="dxa"/>
              <w:left w:w="120" w:type="dxa"/>
              <w:bottom w:w="100" w:type="dxa"/>
              <w:right w:w="120" w:type="dxa"/>
            </w:tcMar>
          </w:tcPr>
          <w:p w14:paraId="2DF91B57" w14:textId="77777777" w:rsidR="00A457C2" w:rsidRDefault="00A457C2" w:rsidP="002967B3">
            <w:r>
              <w:t>Confirmed — 10 rotating actions per mood at launch, using local storage. Launch content itself (the actual action text/data) still needs to be supplied or loaded by Joy/content owner.</w:t>
            </w:r>
          </w:p>
        </w:tc>
      </w:tr>
      <w:tr w:rsidR="00A457C2" w14:paraId="5924F53F" w14:textId="77777777" w:rsidTr="002967B3">
        <w:tc>
          <w:tcPr>
            <w:tcW w:w="2800" w:type="dxa"/>
            <w:tcMar>
              <w:top w:w="100" w:type="dxa"/>
              <w:left w:w="120" w:type="dxa"/>
              <w:bottom w:w="100" w:type="dxa"/>
              <w:right w:w="120" w:type="dxa"/>
            </w:tcMar>
          </w:tcPr>
          <w:p w14:paraId="70B41CFB" w14:textId="77777777" w:rsidR="00A457C2" w:rsidRDefault="00A457C2" w:rsidP="002967B3">
            <w:r>
              <w:rPr>
                <w:b/>
                <w:bCs/>
              </w:rPr>
              <w:t>30+ actions per mood support later</w:t>
            </w:r>
          </w:p>
        </w:tc>
        <w:tc>
          <w:tcPr>
            <w:tcW w:w="6700" w:type="dxa"/>
            <w:tcMar>
              <w:top w:w="100" w:type="dxa"/>
              <w:left w:w="120" w:type="dxa"/>
              <w:bottom w:w="100" w:type="dxa"/>
              <w:right w:w="120" w:type="dxa"/>
            </w:tcMar>
          </w:tcPr>
          <w:p w14:paraId="48C8C471" w14:textId="77777777" w:rsidR="00A457C2" w:rsidRDefault="00A457C2" w:rsidP="002967B3">
            <w:r>
              <w:t>Confirmed — the system will support expanding to 30+ actions per mood in a future update.</w:t>
            </w:r>
          </w:p>
        </w:tc>
      </w:tr>
      <w:tr w:rsidR="00A457C2" w14:paraId="48FC5772" w14:textId="77777777" w:rsidTr="002967B3">
        <w:tc>
          <w:tcPr>
            <w:tcW w:w="2800" w:type="dxa"/>
            <w:tcMar>
              <w:top w:w="100" w:type="dxa"/>
              <w:left w:w="120" w:type="dxa"/>
              <w:bottom w:w="100" w:type="dxa"/>
              <w:right w:w="120" w:type="dxa"/>
            </w:tcMar>
          </w:tcPr>
          <w:p w14:paraId="79E155B0" w14:textId="77777777" w:rsidR="00A457C2" w:rsidRDefault="00A457C2" w:rsidP="002967B3">
            <w:r>
              <w:rPr>
                <w:b/>
                <w:bCs/>
              </w:rPr>
              <w:t>Automatic 90-day inactive profile deletion</w:t>
            </w:r>
          </w:p>
        </w:tc>
        <w:tc>
          <w:tcPr>
            <w:tcW w:w="6700" w:type="dxa"/>
            <w:tcMar>
              <w:top w:w="100" w:type="dxa"/>
              <w:left w:w="120" w:type="dxa"/>
              <w:bottom w:w="100" w:type="dxa"/>
              <w:right w:w="120" w:type="dxa"/>
            </w:tcMar>
          </w:tcPr>
          <w:p w14:paraId="54A13F0A" w14:textId="77777777" w:rsidR="00A457C2" w:rsidRDefault="00A457C2" w:rsidP="002967B3">
            <w:r>
              <w:t>Confirmed — inactive profiles will be automatically deleted after 90 days.</w:t>
            </w:r>
          </w:p>
        </w:tc>
      </w:tr>
      <w:tr w:rsidR="00A457C2" w14:paraId="7964BAF5" w14:textId="77777777" w:rsidTr="002967B3">
        <w:tc>
          <w:tcPr>
            <w:tcW w:w="2800" w:type="dxa"/>
            <w:tcMar>
              <w:top w:w="100" w:type="dxa"/>
              <w:left w:w="120" w:type="dxa"/>
              <w:bottom w:w="100" w:type="dxa"/>
              <w:right w:w="120" w:type="dxa"/>
            </w:tcMar>
          </w:tcPr>
          <w:p w14:paraId="13B39113" w14:textId="77777777" w:rsidR="00A457C2" w:rsidRDefault="00A457C2" w:rsidP="002967B3">
            <w:r>
              <w:rPr>
                <w:b/>
                <w:bCs/>
              </w:rPr>
              <w:t>Automatic paid PDF delivery after payment</w:t>
            </w:r>
          </w:p>
        </w:tc>
        <w:tc>
          <w:tcPr>
            <w:tcW w:w="6700" w:type="dxa"/>
            <w:tcMar>
              <w:top w:w="100" w:type="dxa"/>
              <w:left w:w="120" w:type="dxa"/>
              <w:bottom w:w="100" w:type="dxa"/>
              <w:right w:w="120" w:type="dxa"/>
            </w:tcMar>
          </w:tcPr>
          <w:p w14:paraId="6AD14584" w14:textId="77777777" w:rsidR="00A457C2" w:rsidRDefault="00A457C2" w:rsidP="002967B3">
            <w:r>
              <w:t>Confirmed — PDF report will be automatically delivered to the user right after successful payment.</w:t>
            </w:r>
          </w:p>
        </w:tc>
      </w:tr>
      <w:tr w:rsidR="00A457C2" w14:paraId="29A5578A" w14:textId="77777777" w:rsidTr="002967B3">
        <w:tc>
          <w:tcPr>
            <w:tcW w:w="2800" w:type="dxa"/>
            <w:shd w:val="clear" w:color="auto" w:fill="FFFF00"/>
            <w:tcMar>
              <w:top w:w="100" w:type="dxa"/>
              <w:left w:w="120" w:type="dxa"/>
              <w:bottom w:w="100" w:type="dxa"/>
              <w:right w:w="120" w:type="dxa"/>
            </w:tcMar>
          </w:tcPr>
          <w:p w14:paraId="28653953" w14:textId="77777777" w:rsidR="00A457C2" w:rsidRPr="00E93870" w:rsidRDefault="00A457C2" w:rsidP="002967B3">
            <w:pPr>
              <w:rPr>
                <w:b/>
                <w:bCs/>
              </w:rPr>
            </w:pPr>
            <w:r w:rsidRPr="00E93870">
              <w:rPr>
                <w:b/>
                <w:bCs/>
              </w:rPr>
              <w:t xml:space="preserve">Admin </w:t>
            </w:r>
            <w:proofErr w:type="gramStart"/>
            <w:r w:rsidRPr="00E93870">
              <w:rPr>
                <w:b/>
                <w:bCs/>
              </w:rPr>
              <w:t>dashboard</w:t>
            </w:r>
            <w:proofErr w:type="gramEnd"/>
            <w:r w:rsidRPr="00E93870">
              <w:rPr>
                <w:b/>
                <w:bCs/>
              </w:rPr>
              <w:t xml:space="preserve"> resend/download function</w:t>
            </w:r>
          </w:p>
        </w:tc>
        <w:tc>
          <w:tcPr>
            <w:tcW w:w="6700" w:type="dxa"/>
            <w:shd w:val="clear" w:color="auto" w:fill="FFFF00"/>
            <w:tcMar>
              <w:top w:w="100" w:type="dxa"/>
              <w:left w:w="120" w:type="dxa"/>
              <w:bottom w:w="100" w:type="dxa"/>
              <w:right w:w="120" w:type="dxa"/>
            </w:tcMar>
          </w:tcPr>
          <w:p w14:paraId="4E54E36B" w14:textId="77777777" w:rsidR="00A457C2" w:rsidRDefault="00A457C2" w:rsidP="002967B3">
            <w:r>
              <w:t>Admin dashboard should show paid PDF purchases and include a way to confirm payment status and resend/re-download a user’s paid PDF if needed.</w:t>
            </w:r>
          </w:p>
        </w:tc>
      </w:tr>
    </w:tbl>
    <w:p w14:paraId="471C108A" w14:textId="77777777" w:rsidR="00A457C2" w:rsidRDefault="00A457C2" w:rsidP="00A457C2">
      <w:pPr>
        <w:spacing w:before="300"/>
      </w:pPr>
      <w:r>
        <w:rPr>
          <w:i/>
          <w:iCs/>
          <w:color w:val="555555"/>
        </w:rPr>
        <w:t>Items marked "To be confirmed" need a specific number/timeframe before this goes back to Joy — happy to fill these in once decided.</w:t>
      </w:r>
    </w:p>
    <w:p w14:paraId="4AD7603A" w14:textId="77777777" w:rsidR="00A457C2" w:rsidRDefault="00A457C2" w:rsidP="00A457C2">
      <w:pPr>
        <w:ind w:left="360"/>
      </w:pPr>
    </w:p>
    <w:sectPr w:rsidR="00A457C2"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5DA13B" w14:textId="77777777" w:rsidR="00CD71E0" w:rsidRDefault="00CD71E0">
      <w:pPr>
        <w:spacing w:after="0" w:line="240" w:lineRule="auto"/>
      </w:pPr>
      <w:r>
        <w:separator/>
      </w:r>
    </w:p>
  </w:endnote>
  <w:endnote w:type="continuationSeparator" w:id="0">
    <w:p w14:paraId="14AB32A1" w14:textId="77777777" w:rsidR="00CD71E0" w:rsidRDefault="00CD7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A56F9" w14:textId="77777777" w:rsidR="00025236" w:rsidRDefault="00025236" w:rsidP="00FC57F4">
    <w:pPr>
      <w:pStyle w:val="Footer"/>
      <w:pBdr>
        <w:top w:val="single" w:sz="4" w:space="1" w:color="auto"/>
      </w:pBd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49478944" w14:textId="77777777" w:rsidR="0068505C" w:rsidRDefault="0068505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93F0C" w14:textId="77777777" w:rsidR="00CD71E0" w:rsidRDefault="00CD71E0">
      <w:pPr>
        <w:spacing w:after="0" w:line="240" w:lineRule="auto"/>
      </w:pPr>
      <w:r>
        <w:separator/>
      </w:r>
    </w:p>
  </w:footnote>
  <w:footnote w:type="continuationSeparator" w:id="0">
    <w:p w14:paraId="0930A707" w14:textId="77777777" w:rsidR="00CD71E0" w:rsidRDefault="00CD7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30732"/>
    <w:multiLevelType w:val="hybridMultilevel"/>
    <w:tmpl w:val="A4920F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9FA2EB7"/>
    <w:multiLevelType w:val="hybridMultilevel"/>
    <w:tmpl w:val="AED815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C95AC3"/>
    <w:multiLevelType w:val="hybridMultilevel"/>
    <w:tmpl w:val="6F78F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5892791"/>
    <w:multiLevelType w:val="hybridMultilevel"/>
    <w:tmpl w:val="223CAD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9981F5A"/>
    <w:multiLevelType w:val="hybridMultilevel"/>
    <w:tmpl w:val="76CAA170"/>
    <w:lvl w:ilvl="0" w:tplc="7BAAB844">
      <w:start w:val="30"/>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00055611">
    <w:abstractNumId w:val="8"/>
  </w:num>
  <w:num w:numId="2" w16cid:durableId="294533865">
    <w:abstractNumId w:val="6"/>
  </w:num>
  <w:num w:numId="3" w16cid:durableId="629746799">
    <w:abstractNumId w:val="5"/>
  </w:num>
  <w:num w:numId="4" w16cid:durableId="564799060">
    <w:abstractNumId w:val="4"/>
  </w:num>
  <w:num w:numId="5" w16cid:durableId="637145297">
    <w:abstractNumId w:val="7"/>
  </w:num>
  <w:num w:numId="6" w16cid:durableId="791094615">
    <w:abstractNumId w:val="3"/>
  </w:num>
  <w:num w:numId="7" w16cid:durableId="645668086">
    <w:abstractNumId w:val="2"/>
  </w:num>
  <w:num w:numId="8" w16cid:durableId="1833639542">
    <w:abstractNumId w:val="1"/>
  </w:num>
  <w:num w:numId="9" w16cid:durableId="1413114325">
    <w:abstractNumId w:val="0"/>
  </w:num>
  <w:num w:numId="10" w16cid:durableId="111288425">
    <w:abstractNumId w:val="9"/>
  </w:num>
  <w:num w:numId="11" w16cid:durableId="70279122">
    <w:abstractNumId w:val="11"/>
  </w:num>
  <w:num w:numId="12" w16cid:durableId="1077902155">
    <w:abstractNumId w:val="10"/>
  </w:num>
  <w:num w:numId="13" w16cid:durableId="1474910305">
    <w:abstractNumId w:val="13"/>
  </w:num>
  <w:num w:numId="14" w16cid:durableId="31151932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ykonta@gmail.com">
    <w15:presenceInfo w15:providerId="Windows Live" w15:userId="ba9f1583c6fcb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236"/>
    <w:rsid w:val="00034616"/>
    <w:rsid w:val="00042D77"/>
    <w:rsid w:val="0006063C"/>
    <w:rsid w:val="000E1AFD"/>
    <w:rsid w:val="0015074B"/>
    <w:rsid w:val="00161186"/>
    <w:rsid w:val="00221D25"/>
    <w:rsid w:val="00230DEC"/>
    <w:rsid w:val="00252999"/>
    <w:rsid w:val="0029639D"/>
    <w:rsid w:val="002D4FE0"/>
    <w:rsid w:val="00326F90"/>
    <w:rsid w:val="00367959"/>
    <w:rsid w:val="003D4BC5"/>
    <w:rsid w:val="003E3FA4"/>
    <w:rsid w:val="00473F3C"/>
    <w:rsid w:val="004A5C63"/>
    <w:rsid w:val="005269C5"/>
    <w:rsid w:val="00554BEC"/>
    <w:rsid w:val="00554EF1"/>
    <w:rsid w:val="00561514"/>
    <w:rsid w:val="005873A4"/>
    <w:rsid w:val="005B3BF0"/>
    <w:rsid w:val="00625A5D"/>
    <w:rsid w:val="0068505C"/>
    <w:rsid w:val="007431DD"/>
    <w:rsid w:val="00795688"/>
    <w:rsid w:val="007E24C7"/>
    <w:rsid w:val="008318B7"/>
    <w:rsid w:val="00853249"/>
    <w:rsid w:val="00881F72"/>
    <w:rsid w:val="008C47B1"/>
    <w:rsid w:val="009756D4"/>
    <w:rsid w:val="009B1107"/>
    <w:rsid w:val="009E094A"/>
    <w:rsid w:val="00A07EF9"/>
    <w:rsid w:val="00A31859"/>
    <w:rsid w:val="00A457C2"/>
    <w:rsid w:val="00A46751"/>
    <w:rsid w:val="00AA1D8D"/>
    <w:rsid w:val="00AA3881"/>
    <w:rsid w:val="00AC1F0B"/>
    <w:rsid w:val="00AE4849"/>
    <w:rsid w:val="00AF6216"/>
    <w:rsid w:val="00B06037"/>
    <w:rsid w:val="00B47730"/>
    <w:rsid w:val="00B70519"/>
    <w:rsid w:val="00BB01E3"/>
    <w:rsid w:val="00BB239D"/>
    <w:rsid w:val="00BC1CBD"/>
    <w:rsid w:val="00C1165F"/>
    <w:rsid w:val="00C25990"/>
    <w:rsid w:val="00C34EEF"/>
    <w:rsid w:val="00CA164F"/>
    <w:rsid w:val="00CA6619"/>
    <w:rsid w:val="00CB0664"/>
    <w:rsid w:val="00CD71E0"/>
    <w:rsid w:val="00CF18B2"/>
    <w:rsid w:val="00D730F3"/>
    <w:rsid w:val="00D978F9"/>
    <w:rsid w:val="00DF5F65"/>
    <w:rsid w:val="00E35B01"/>
    <w:rsid w:val="00F31764"/>
    <w:rsid w:val="00F4229E"/>
    <w:rsid w:val="00FC5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D616D"/>
  <w14:defaultImageDpi w14:val="300"/>
  <w15:docId w15:val="{1F4887B7-F222-4916-8050-1E5DF0E7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5A2675"/>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7A4C9D"/>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5A267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2"/>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A2675"/>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eastAsia="Times New Roman" w:hAnsi="Times New Roman" w:cs="Times New Roman"/>
      <w:b/>
      <w:bCs/>
      <w:sz w:val="22"/>
    </w:rPr>
  </w:style>
  <w:style w:type="character" w:styleId="Emphasis">
    <w:name w:val="Emphasis"/>
    <w:basedOn w:val="DefaultParagraphFont"/>
    <w:uiPriority w:val="20"/>
    <w:qFormat/>
    <w:rsid w:val="00FC693F"/>
    <w:rPr>
      <w:rFonts w:ascii="Times New Roman" w:eastAsia="Times New Roman" w:hAnsi="Times New Roman" w:cs="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sz w:val="22"/>
    </w:rPr>
  </w:style>
  <w:style w:type="paragraph" w:styleId="TOCHeading">
    <w:name w:val="TOC Heading"/>
    <w:basedOn w:val="Heading1"/>
    <w:next w:val="Normal"/>
    <w:uiPriority w:val="39"/>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ody">
    <w:name w:val="Spec Body"/>
    <w:basedOn w:val="Normal"/>
  </w:style>
  <w:style w:type="paragraph" w:customStyle="1" w:styleId="SmallNote">
    <w:name w:val="Small Note"/>
    <w:basedOn w:val="Normal"/>
    <w:rPr>
      <w:color w:val="5A5A5A"/>
    </w:rPr>
  </w:style>
  <w:style w:type="character" w:styleId="Hyperlink">
    <w:name w:val="Hyperlink"/>
    <w:basedOn w:val="DefaultParagraphFont"/>
    <w:uiPriority w:val="99"/>
    <w:unhideWhenUsed/>
    <w:rsid w:val="009E094A"/>
    <w:rPr>
      <w:color w:val="0000FF" w:themeColor="hyperlink"/>
      <w:u w:val="single"/>
    </w:rPr>
  </w:style>
  <w:style w:type="character" w:styleId="UnresolvedMention">
    <w:name w:val="Unresolved Mention"/>
    <w:basedOn w:val="DefaultParagraphFont"/>
    <w:uiPriority w:val="99"/>
    <w:semiHidden/>
    <w:unhideWhenUsed/>
    <w:rsid w:val="009E094A"/>
    <w:rPr>
      <w:color w:val="605E5C"/>
      <w:shd w:val="clear" w:color="auto" w:fill="E1DFDD"/>
    </w:rPr>
  </w:style>
  <w:style w:type="paragraph" w:styleId="TOC1">
    <w:name w:val="toc 1"/>
    <w:basedOn w:val="Normal"/>
    <w:next w:val="Normal"/>
    <w:autoRedefine/>
    <w:uiPriority w:val="39"/>
    <w:unhideWhenUsed/>
    <w:rsid w:val="00161186"/>
    <w:pPr>
      <w:spacing w:after="100"/>
    </w:pPr>
  </w:style>
  <w:style w:type="paragraph" w:styleId="Revision">
    <w:name w:val="Revision"/>
    <w:hidden/>
    <w:uiPriority w:val="99"/>
    <w:semiHidden/>
    <w:rsid w:val="00554BEC"/>
    <w:pPr>
      <w:spacing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E35B01"/>
    <w:pPr>
      <w:spacing w:before="100" w:beforeAutospacing="1" w:after="100" w:afterAutospacing="1" w:line="240" w:lineRule="auto"/>
    </w:pPr>
    <w:rPr>
      <w:sz w:val="24"/>
      <w:szCs w:val="24"/>
      <w:lang w:val="en-AU" w:eastAsia="en-AU"/>
    </w:rPr>
  </w:style>
  <w:style w:type="paragraph" w:customStyle="1" w:styleId="pdq2pgselectionanchorcontainer">
    <w:name w:val="pdq2pg_selectionanchorcontainer"/>
    <w:basedOn w:val="Normal"/>
    <w:rsid w:val="00A07EF9"/>
    <w:pPr>
      <w:spacing w:before="100" w:beforeAutospacing="1" w:after="100" w:afterAutospacing="1" w:line="240" w:lineRule="auto"/>
    </w:pPr>
    <w:rPr>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869376">
      <w:bodyDiv w:val="1"/>
      <w:marLeft w:val="0"/>
      <w:marRight w:val="0"/>
      <w:marTop w:val="0"/>
      <w:marBottom w:val="0"/>
      <w:divBdr>
        <w:top w:val="none" w:sz="0" w:space="0" w:color="auto"/>
        <w:left w:val="none" w:sz="0" w:space="0" w:color="auto"/>
        <w:bottom w:val="none" w:sz="0" w:space="0" w:color="auto"/>
        <w:right w:val="none" w:sz="0" w:space="0" w:color="auto"/>
      </w:divBdr>
    </w:div>
    <w:div w:id="629243376">
      <w:bodyDiv w:val="1"/>
      <w:marLeft w:val="0"/>
      <w:marRight w:val="0"/>
      <w:marTop w:val="0"/>
      <w:marBottom w:val="0"/>
      <w:divBdr>
        <w:top w:val="none" w:sz="0" w:space="0" w:color="auto"/>
        <w:left w:val="none" w:sz="0" w:space="0" w:color="auto"/>
        <w:bottom w:val="none" w:sz="0" w:space="0" w:color="auto"/>
        <w:right w:val="none" w:sz="0" w:space="0" w:color="auto"/>
      </w:divBdr>
      <w:divsChild>
        <w:div w:id="1822044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714452">
          <w:marLeft w:val="0"/>
          <w:marRight w:val="0"/>
          <w:marTop w:val="0"/>
          <w:marBottom w:val="0"/>
          <w:divBdr>
            <w:top w:val="none" w:sz="0" w:space="0" w:color="auto"/>
            <w:left w:val="none" w:sz="0" w:space="0" w:color="auto"/>
            <w:bottom w:val="none" w:sz="0" w:space="0" w:color="auto"/>
            <w:right w:val="none" w:sz="0" w:space="0" w:color="auto"/>
          </w:divBdr>
          <w:divsChild>
            <w:div w:id="104340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6704">
      <w:bodyDiv w:val="1"/>
      <w:marLeft w:val="0"/>
      <w:marRight w:val="0"/>
      <w:marTop w:val="0"/>
      <w:marBottom w:val="0"/>
      <w:divBdr>
        <w:top w:val="none" w:sz="0" w:space="0" w:color="auto"/>
        <w:left w:val="none" w:sz="0" w:space="0" w:color="auto"/>
        <w:bottom w:val="none" w:sz="0" w:space="0" w:color="auto"/>
        <w:right w:val="none" w:sz="0" w:space="0" w:color="auto"/>
      </w:divBdr>
      <w:divsChild>
        <w:div w:id="11476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94271">
      <w:bodyDiv w:val="1"/>
      <w:marLeft w:val="0"/>
      <w:marRight w:val="0"/>
      <w:marTop w:val="0"/>
      <w:marBottom w:val="0"/>
      <w:divBdr>
        <w:top w:val="none" w:sz="0" w:space="0" w:color="auto"/>
        <w:left w:val="none" w:sz="0" w:space="0" w:color="auto"/>
        <w:bottom w:val="none" w:sz="0" w:space="0" w:color="auto"/>
        <w:right w:val="none" w:sz="0" w:space="0" w:color="auto"/>
      </w:divBdr>
    </w:div>
    <w:div w:id="1023752556">
      <w:bodyDiv w:val="1"/>
      <w:marLeft w:val="0"/>
      <w:marRight w:val="0"/>
      <w:marTop w:val="0"/>
      <w:marBottom w:val="0"/>
      <w:divBdr>
        <w:top w:val="none" w:sz="0" w:space="0" w:color="auto"/>
        <w:left w:val="none" w:sz="0" w:space="0" w:color="auto"/>
        <w:bottom w:val="none" w:sz="0" w:space="0" w:color="auto"/>
        <w:right w:val="none" w:sz="0" w:space="0" w:color="auto"/>
      </w:divBdr>
      <w:divsChild>
        <w:div w:id="402412140">
          <w:blockQuote w:val="1"/>
          <w:marLeft w:val="720"/>
          <w:marRight w:val="720"/>
          <w:marTop w:val="100"/>
          <w:marBottom w:val="100"/>
          <w:divBdr>
            <w:top w:val="none" w:sz="0" w:space="0" w:color="auto"/>
            <w:left w:val="none" w:sz="0" w:space="0" w:color="auto"/>
            <w:bottom w:val="none" w:sz="0" w:space="0" w:color="auto"/>
            <w:right w:val="none" w:sz="0" w:space="0" w:color="auto"/>
          </w:divBdr>
        </w:div>
        <w:div w:id="3413218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110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843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9647867">
          <w:blockQuote w:val="1"/>
          <w:marLeft w:val="720"/>
          <w:marRight w:val="720"/>
          <w:marTop w:val="100"/>
          <w:marBottom w:val="100"/>
          <w:divBdr>
            <w:top w:val="none" w:sz="0" w:space="0" w:color="auto"/>
            <w:left w:val="none" w:sz="0" w:space="0" w:color="auto"/>
            <w:bottom w:val="none" w:sz="0" w:space="0" w:color="auto"/>
            <w:right w:val="none" w:sz="0" w:space="0" w:color="auto"/>
          </w:divBdr>
        </w:div>
        <w:div w:id="88448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755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25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677275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8271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gnific.com/free-vector/cartoon-style-cloud-collection_15694444.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eelingswhe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18</Pages>
  <Words>5022</Words>
  <Characters>28628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joykonta@gmail.com</cp:lastModifiedBy>
  <cp:revision>13</cp:revision>
  <dcterms:created xsi:type="dcterms:W3CDTF">2026-07-27T05:36:00Z</dcterms:created>
  <dcterms:modified xsi:type="dcterms:W3CDTF">2026-07-27T06:46:00Z</dcterms:modified>
  <cp:category/>
</cp:coreProperties>
</file>